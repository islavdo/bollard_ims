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133B" w:rsidRPr="00EA133B" w:rsidRDefault="00D772FD" w:rsidP="00EA133B">
      <w:pPr>
        <w:rPr>
          <w:rFonts w:asciiTheme="minorBidi" w:hAnsiTheme="minorBidi" w:cstheme="minorBidi"/>
          <w:noProof/>
          <w:sz w:val="20"/>
          <w:szCs w:val="20"/>
        </w:rPr>
      </w:pPr>
      <w:r>
        <w:rPr>
          <w:rFonts w:asciiTheme="minorBidi" w:hAnsiTheme="minorBidi" w:cstheme="minorBidi"/>
          <w:noProof/>
          <w:lang w:val="ru"/>
        </w:rPr>
        <w:pict>
          <v:group id="Group 2" o:spid="_x0000_s1026" style="position:absolute;margin-left:-4.65pt;margin-top:-49.75pt;width:486.65pt;height:750.05pt;z-index:251659264" coordsize="61807,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nqmXCAAAA2gAAAA8AAABkcnMvZG93bnJldi54bWxEj09rAjEUxO+FfofwBG816x+KbI1Slooe&#10;rRba3h6b52bb5GVJoq7fvhGEHoeZ+Q2zWPXOijOF2HpWMB4VIIhrr1tuFHwc1k9zEDEha7SeScGV&#10;IqyWjw8LLLW/8Dud96kRGcKxRAUmpa6UMtaGHMaR74izd/TBYcoyNFIHvGS4s3JSFM/SYct5wWBH&#10;laH6d39yCjjY46f5uYZ59baz35vpV6XNVqnhoH99AZGoT//he3urFczgdiXfALn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p6plwgAAANoAAAAPAAAAAAAAAAAAAAAAAJ8C&#10;AABkcnMvZG93bnJldi54bWxQSwUGAAAAAAQABAD3AAAAjgMAAAAA&#10;">
              <v:imagedata r:id="rId12" o:title=""/>
              <v:shadow on="t" color="black" opacity="20971f" offset="0,2.2pt"/>
              <v:path arrowok="t"/>
            </v:shape>
            <v:group id="Group 5" o:spid="_x0000_s1028" style="position:absolute;left:43809;width:17998;height:95256"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o:lock v:ext="edit" aspectratio="t"/>
              <v:shape id="Picture 6" o:spid="_x0000_s1029" type="#_x0000_t75" style="position:absolute;width:18015;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55crDAAAA2gAAAA8AAABkcnMvZG93bnJldi54bWxEj0FrwkAUhO8F/8PyBG91o1Ir0VWCEChI&#10;D9GC12f2mY1m34bsVqO/vlso9DjMzDfMatPbRtyo87VjBZNxAoK4dLrmSsHXIX9dgPABWWPjmBQ8&#10;yMNmPXhZYardnQu67UMlIoR9igpMCG0qpS8NWfRj1xJH7+w6iyHKrpK6w3uE20ZOk2QuLdYcFwy2&#10;tDVUXvffVkFWvB0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vnlysMAAADaAAAADwAAAAAAAAAAAAAAAACf&#10;AgAAZHJzL2Rvd25yZXYueG1sUEsFBgAAAAAEAAQA9wAAAI8DAAAAAA==&#10;">
                <v:imagedata r:id="rId13" o:title=""/>
                <v:path arrowok="t"/>
              </v:shape>
              <v:shape id="Picture 7"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OwyzEAAAA2gAAAA8AAABkcnMvZG93bnJldi54bWxEj0tvwjAQhO9I/Q/WVuJWnCDaooBBPCV6&#10;gfI4cFzFS5w2XkexgfTf15UqcRzNzDea8bS1lbhR40vHCtJeAoI4d7rkQsHpuH4ZgvABWWPlmBT8&#10;kIfp5Kkzxky7O+/pdgiFiBD2GSowIdSZlD43ZNH3XE0cvYtrLIYom0LqBu8RbivZT5I3abHkuGCw&#10;poWh/PtwtQo+57zMP1Zfr6vzTJ4H6dalZrdRqvvczkYgArXhEf5vb7SCd/i7Em+AnP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AOwyzEAAAA2gAAAA8AAAAAAAAAAAAAAAAA&#10;nwIAAGRycy9kb3ducmV2LnhtbFBLBQYAAAAABAAEAPcAAACQAwAAAAA=&#10;">
                <v:imagedata r:id="rId14" o:title=""/>
                <v:path arrowok="t"/>
              </v:shape>
            </v:group>
            <v:shapetype id="_x0000_t202" coordsize="21600,21600" o:spt="202" path="m,l,21600r21600,l21600,xe">
              <v:stroke joinstyle="miter"/>
              <v:path gradientshapeok="t" o:connecttype="rect"/>
            </v:shapetype>
            <v:shape id="Text Box 8" o:spid="_x0000_s1031" type="#_x0000_t202" style="position:absolute;top:23336;width:41620;height:25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EA133B" w:rsidRPr="008379ED" w:rsidRDefault="00EA133B" w:rsidP="00EA133B">
                    <w:pPr>
                      <w:pStyle w:val="a3"/>
                      <w:jc w:val="center"/>
                      <w:rPr>
                        <w:rFonts w:ascii="Arial" w:hAnsi="Arial" w:cs="Arial"/>
                        <w:b/>
                        <w:noProof/>
                        <w:color w:val="0000FF"/>
                        <w:spacing w:val="0"/>
                        <w:kern w:val="0"/>
                        <w:szCs w:val="60"/>
                        <w:lang w:val="ru-RU"/>
                      </w:rPr>
                    </w:pPr>
                    <w:r w:rsidRPr="00161669">
                      <w:rPr>
                        <w:rFonts w:ascii="Arial" w:hAnsi="Arial" w:cs="Arial"/>
                        <w:b/>
                        <w:bCs/>
                        <w:noProof/>
                        <w:color w:val="0000FF"/>
                        <w:kern w:val="0"/>
                        <w:szCs w:val="60"/>
                        <w:lang w:val="ru"/>
                      </w:rPr>
                      <w:t xml:space="preserve">Действия в чрезвычайных ситуациях  </w:t>
                    </w:r>
                  </w:p>
                  <w:p w:rsidR="00EA133B" w:rsidRPr="008379ED" w:rsidRDefault="00EA133B" w:rsidP="00EA133B">
                    <w:pPr>
                      <w:pStyle w:val="a3"/>
                      <w:jc w:val="center"/>
                      <w:rPr>
                        <w:rFonts w:ascii="Arial" w:hAnsi="Arial" w:cs="Arial"/>
                        <w:b/>
                        <w:noProof/>
                        <w:color w:val="0000FF"/>
                        <w:spacing w:val="0"/>
                        <w:kern w:val="0"/>
                        <w:szCs w:val="60"/>
                        <w:lang w:val="ru-RU"/>
                      </w:rPr>
                    </w:pPr>
                    <w:r w:rsidRPr="00161669">
                      <w:rPr>
                        <w:rFonts w:ascii="Arial" w:hAnsi="Arial" w:cs="Arial"/>
                        <w:b/>
                        <w:bCs/>
                        <w:noProof/>
                        <w:color w:val="0000FF"/>
                        <w:kern w:val="0"/>
                        <w:szCs w:val="60"/>
                        <w:lang w:val="ru"/>
                      </w:rPr>
                      <w:t>Руководство</w:t>
                    </w:r>
                  </w:p>
                  <w:p w:rsidR="00EA133B" w:rsidRPr="008379ED" w:rsidRDefault="00EA133B" w:rsidP="00EA133B">
                    <w:pPr>
                      <w:jc w:val="center"/>
                      <w:rPr>
                        <w:rFonts w:ascii="Arial" w:hAnsi="Arial" w:cs="Arial"/>
                        <w:b/>
                        <w:noProof/>
                        <w:color w:val="0000FF"/>
                        <w:sz w:val="24"/>
                        <w:szCs w:val="28"/>
                        <w:lang w:val="ru-RU"/>
                      </w:rPr>
                    </w:pPr>
                    <w:r w:rsidRPr="00161669">
                      <w:rPr>
                        <w:rFonts w:ascii="Arial" w:hAnsi="Arial" w:cs="Arial"/>
                        <w:b/>
                        <w:bCs/>
                        <w:noProof/>
                        <w:color w:val="0000FF"/>
                        <w:sz w:val="24"/>
                        <w:szCs w:val="28"/>
                        <w:lang w:val="ru"/>
                      </w:rPr>
                      <w:t xml:space="preserve">ГРУППА КОМПАНИЙ / КОРПОРАТИВНЫЙ ОФИС В РОТТЕРДАМЕ </w:t>
                    </w:r>
                  </w:p>
                  <w:p w:rsidR="00EA133B" w:rsidRPr="00EA133B" w:rsidRDefault="00EA133B" w:rsidP="00EA133B">
                    <w:pPr>
                      <w:jc w:val="center"/>
                      <w:rPr>
                        <w:rFonts w:ascii="Arial" w:hAnsi="Arial" w:cs="Arial"/>
                        <w:b/>
                        <w:noProof/>
                        <w:color w:val="0000FF"/>
                        <w:sz w:val="28"/>
                        <w:szCs w:val="28"/>
                      </w:rPr>
                    </w:pPr>
                    <w:r>
                      <w:rPr>
                        <w:rFonts w:ascii="Arial" w:hAnsi="Arial" w:cs="Arial"/>
                        <w:b/>
                        <w:bCs/>
                        <w:noProof/>
                        <w:color w:val="0000FF"/>
                        <w:sz w:val="28"/>
                        <w:szCs w:val="28"/>
                        <w:lang w:val="ru"/>
                      </w:rPr>
                      <w:t>MNL-ALL-11-1001-001</w:t>
                    </w:r>
                  </w:p>
                </w:txbxContent>
              </v:textbox>
            </v:shape>
          </v:group>
        </w:pict>
      </w:r>
    </w:p>
    <w:p w:rsidR="00EA133B" w:rsidRPr="00EA133B" w:rsidRDefault="00EA133B" w:rsidP="00EA133B">
      <w:pPr>
        <w:rPr>
          <w:rFonts w:asciiTheme="minorBidi" w:hAnsiTheme="minorBidi" w:cstheme="minorBidi"/>
          <w:noProof/>
          <w:sz w:val="20"/>
          <w:szCs w:val="20"/>
        </w:rPr>
      </w:pPr>
      <w:r>
        <w:rPr>
          <w:rFonts w:asciiTheme="minorBidi" w:hAnsiTheme="minorBidi" w:cstheme="minorBidi"/>
          <w:noProof/>
          <w:sz w:val="20"/>
          <w:szCs w:val="20"/>
          <w:lang w:val="ru"/>
        </w:rPr>
        <w:br w:type="page"/>
      </w:r>
    </w:p>
    <w:p w:rsidR="00EA133B" w:rsidRPr="00EA133B" w:rsidRDefault="00EA133B" w:rsidP="00EA133B">
      <w:pPr>
        <w:rPr>
          <w:rFonts w:asciiTheme="minorBidi" w:hAnsiTheme="minorBidi" w:cstheme="minorBidi"/>
          <w:b/>
          <w:noProof/>
          <w:sz w:val="32"/>
          <w:szCs w:val="32"/>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0" w:author="Bollard Practice1" w:date="2024-11-07T10:58:00Z">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9639"/>
        <w:tblGridChange w:id="1">
          <w:tblGrid>
            <w:gridCol w:w="9639"/>
          </w:tblGrid>
        </w:tblGridChange>
      </w:tblGrid>
      <w:tr w:rsidR="00EA133B" w:rsidRPr="00EA133B" w:rsidTr="00D8337B">
        <w:trPr>
          <w:trHeight w:val="553"/>
          <w:trPrChange w:id="2" w:author="Bollard Practice1" w:date="2024-11-07T10:58:00Z">
            <w:trPr>
              <w:trHeight w:val="553"/>
            </w:trPr>
          </w:trPrChange>
        </w:trPr>
        <w:tc>
          <w:tcPr>
            <w:tcW w:w="9639" w:type="dxa"/>
            <w:tcBorders>
              <w:bottom w:val="single" w:sz="4" w:space="0" w:color="000000"/>
            </w:tcBorders>
            <w:shd w:val="clear" w:color="auto" w:fill="008E85"/>
            <w:vAlign w:val="center"/>
            <w:tcPrChange w:id="3" w:author="Bollard Practice1" w:date="2024-11-07T10:58:00Z">
              <w:tcPr>
                <w:tcW w:w="9639" w:type="dxa"/>
                <w:tcBorders>
                  <w:bottom w:val="single" w:sz="4" w:space="0" w:color="000000"/>
                </w:tcBorders>
                <w:shd w:val="clear" w:color="auto" w:fill="0000FF"/>
                <w:vAlign w:val="center"/>
              </w:tcPr>
            </w:tcPrChange>
          </w:tcPr>
          <w:p w:rsidR="00EA133B" w:rsidRPr="00D8337B" w:rsidRDefault="00EA133B" w:rsidP="00E64492">
            <w:pPr>
              <w:jc w:val="center"/>
              <w:rPr>
                <w:rFonts w:asciiTheme="minorBidi" w:hAnsiTheme="minorBidi" w:cstheme="minorBidi"/>
                <w:b/>
                <w:noProof/>
                <w:color w:val="008E85"/>
                <w:sz w:val="24"/>
                <w:szCs w:val="24"/>
                <w:rPrChange w:id="4" w:author="Bollard Practice1" w:date="2024-11-07T10:58:00Z">
                  <w:rPr>
                    <w:rFonts w:asciiTheme="minorBidi" w:hAnsiTheme="minorBidi" w:cstheme="minorBidi"/>
                    <w:b/>
                    <w:noProof/>
                    <w:color w:val="FFFFFF" w:themeColor="background1"/>
                    <w:sz w:val="24"/>
                    <w:szCs w:val="24"/>
                  </w:rPr>
                </w:rPrChange>
              </w:rPr>
            </w:pPr>
            <w:r w:rsidRPr="00D8337B">
              <w:rPr>
                <w:rFonts w:asciiTheme="minorBidi" w:hAnsiTheme="minorBidi" w:cstheme="minorBidi"/>
                <w:b/>
                <w:bCs/>
                <w:noProof/>
                <w:color w:val="FFFFFF" w:themeColor="background1"/>
                <w:sz w:val="24"/>
                <w:szCs w:val="24"/>
                <w:lang w:val="ru"/>
              </w:rPr>
              <w:t>Содержание</w:t>
            </w:r>
          </w:p>
        </w:tc>
      </w:tr>
    </w:tbl>
    <w:sdt>
      <w:sdtPr>
        <w:rPr>
          <w:rFonts w:asciiTheme="minorBidi" w:eastAsia="Times New Roman" w:hAnsiTheme="minorBidi" w:cstheme="minorBidi"/>
          <w:b w:val="0"/>
          <w:bCs w:val="0"/>
          <w:noProof/>
          <w:color w:val="auto"/>
          <w:sz w:val="22"/>
          <w:szCs w:val="22"/>
          <w:lang w:val="en-GB" w:eastAsia="en-GB"/>
        </w:rPr>
        <w:id w:val="-1551991241"/>
        <w:docPartObj>
          <w:docPartGallery w:val="Table of Contents"/>
          <w:docPartUnique/>
        </w:docPartObj>
      </w:sdtPr>
      <w:sdtEndPr/>
      <w:sdtContent>
        <w:p w:rsidR="00EA133B" w:rsidRPr="00EA133B" w:rsidRDefault="00EA133B" w:rsidP="00EA133B">
          <w:pPr>
            <w:pStyle w:val="ab"/>
            <w:rPr>
              <w:rFonts w:asciiTheme="minorBidi" w:hAnsiTheme="minorBidi" w:cstheme="minorBidi"/>
              <w:noProof/>
            </w:rPr>
          </w:pPr>
        </w:p>
        <w:bookmarkStart w:id="5" w:name="TOCPosition"/>
        <w:p w:rsidR="00161669" w:rsidRDefault="00EA133B">
          <w:pPr>
            <w:pStyle w:val="11"/>
            <w:tabs>
              <w:tab w:val="right" w:leader="dot" w:pos="9629"/>
            </w:tabs>
            <w:rPr>
              <w:rFonts w:asciiTheme="minorHAnsi" w:eastAsiaTheme="minorEastAsia" w:hAnsiTheme="minorHAnsi" w:cstheme="minorBidi"/>
              <w:noProof/>
              <w:lang w:val="ru-RU" w:eastAsia="ru-RU"/>
            </w:rPr>
          </w:pPr>
          <w:r>
            <w:rPr>
              <w:rFonts w:asciiTheme="minorBidi" w:hAnsiTheme="minorBidi" w:cstheme="minorBidi"/>
              <w:noProof/>
              <w:sz w:val="20"/>
              <w:szCs w:val="20"/>
              <w:lang w:val="ru"/>
            </w:rPr>
            <w:fldChar w:fldCharType="begin"/>
          </w:r>
          <w:r>
            <w:rPr>
              <w:rFonts w:asciiTheme="minorBidi" w:hAnsiTheme="minorBidi" w:cstheme="minorBidi"/>
              <w:noProof/>
              <w:sz w:val="20"/>
              <w:szCs w:val="20"/>
            </w:rPr>
            <w:instrText xml:space="preserve"> TOC \o "1-3" \h \z \u </w:instrText>
          </w:r>
          <w:r>
            <w:rPr>
              <w:rFonts w:asciiTheme="minorBidi" w:hAnsiTheme="minorBidi" w:cstheme="minorBidi"/>
              <w:noProof/>
              <w:sz w:val="20"/>
              <w:szCs w:val="20"/>
            </w:rPr>
            <w:fldChar w:fldCharType="separate"/>
          </w:r>
          <w:hyperlink w:anchor="_Toc485894120" w:history="1">
            <w:r w:rsidR="00161669" w:rsidRPr="00AF01C2">
              <w:rPr>
                <w:rStyle w:val="af2"/>
                <w:rFonts w:asciiTheme="minorBidi" w:hAnsiTheme="minorBidi"/>
                <w:noProof/>
                <w:lang w:val="ru"/>
              </w:rPr>
              <w:t>Руководитель службы безопасности Компании</w:t>
            </w:r>
            <w:r w:rsidR="00161669">
              <w:rPr>
                <w:noProof/>
                <w:webHidden/>
              </w:rPr>
              <w:tab/>
            </w:r>
            <w:r w:rsidR="00161669">
              <w:rPr>
                <w:noProof/>
                <w:webHidden/>
              </w:rPr>
              <w:fldChar w:fldCharType="begin"/>
            </w:r>
            <w:r w:rsidR="00161669">
              <w:rPr>
                <w:noProof/>
                <w:webHidden/>
              </w:rPr>
              <w:instrText xml:space="preserve"> PAGEREF _Toc485894120 \h </w:instrText>
            </w:r>
            <w:r w:rsidR="00161669">
              <w:rPr>
                <w:noProof/>
                <w:webHidden/>
              </w:rPr>
            </w:r>
            <w:r w:rsidR="00161669">
              <w:rPr>
                <w:noProof/>
                <w:webHidden/>
              </w:rPr>
              <w:fldChar w:fldCharType="separate"/>
            </w:r>
            <w:r w:rsidR="00161669">
              <w:rPr>
                <w:noProof/>
                <w:webHidden/>
              </w:rPr>
              <w:t>4</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1" w:history="1">
            <w:r w:rsidR="00161669" w:rsidRPr="00AF01C2">
              <w:rPr>
                <w:rStyle w:val="af2"/>
                <w:rFonts w:asciiTheme="minorBidi" w:hAnsiTheme="minorBidi"/>
                <w:noProof/>
                <w:lang w:val="ru"/>
              </w:rPr>
              <w:t>Стандартный состав команды аварийного реагирования (КАР) ГРУППЫ:</w:t>
            </w:r>
            <w:r w:rsidR="00161669">
              <w:rPr>
                <w:noProof/>
                <w:webHidden/>
              </w:rPr>
              <w:tab/>
            </w:r>
            <w:r w:rsidR="00161669">
              <w:rPr>
                <w:noProof/>
                <w:webHidden/>
              </w:rPr>
              <w:fldChar w:fldCharType="begin"/>
            </w:r>
            <w:r w:rsidR="00161669">
              <w:rPr>
                <w:noProof/>
                <w:webHidden/>
              </w:rPr>
              <w:instrText xml:space="preserve"> PAGEREF _Toc485894121 \h </w:instrText>
            </w:r>
            <w:r w:rsidR="00161669">
              <w:rPr>
                <w:noProof/>
                <w:webHidden/>
              </w:rPr>
            </w:r>
            <w:r w:rsidR="00161669">
              <w:rPr>
                <w:noProof/>
                <w:webHidden/>
              </w:rPr>
              <w:fldChar w:fldCharType="separate"/>
            </w:r>
            <w:r w:rsidR="00161669">
              <w:rPr>
                <w:noProof/>
                <w:webHidden/>
              </w:rPr>
              <w:t>6</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2" w:history="1">
            <w:r w:rsidR="00161669" w:rsidRPr="00AF01C2">
              <w:rPr>
                <w:rStyle w:val="af2"/>
                <w:rFonts w:asciiTheme="minorBidi" w:hAnsiTheme="minorBidi"/>
                <w:noProof/>
                <w:lang w:val="ru"/>
              </w:rPr>
              <w:t>Менеджеры контракта для каждого контракта</w:t>
            </w:r>
            <w:r w:rsidR="00161669">
              <w:rPr>
                <w:noProof/>
                <w:webHidden/>
              </w:rPr>
              <w:tab/>
            </w:r>
            <w:r w:rsidR="00161669">
              <w:rPr>
                <w:noProof/>
                <w:webHidden/>
              </w:rPr>
              <w:fldChar w:fldCharType="begin"/>
            </w:r>
            <w:r w:rsidR="00161669">
              <w:rPr>
                <w:noProof/>
                <w:webHidden/>
              </w:rPr>
              <w:instrText xml:space="preserve"> PAGEREF _Toc485894122 \h </w:instrText>
            </w:r>
            <w:r w:rsidR="00161669">
              <w:rPr>
                <w:noProof/>
                <w:webHidden/>
              </w:rPr>
            </w:r>
            <w:r w:rsidR="00161669">
              <w:rPr>
                <w:noProof/>
                <w:webHidden/>
              </w:rPr>
              <w:fldChar w:fldCharType="separate"/>
            </w:r>
            <w:r w:rsidR="00161669">
              <w:rPr>
                <w:noProof/>
                <w:webHidden/>
              </w:rPr>
              <w:t>6</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3" w:history="1">
            <w:r w:rsidR="00161669" w:rsidRPr="00AF01C2">
              <w:rPr>
                <w:rStyle w:val="af2"/>
                <w:rFonts w:asciiTheme="minorBidi" w:hAnsiTheme="minorBidi"/>
                <w:noProof/>
                <w:lang w:val="ru"/>
              </w:rPr>
              <w:t>Перечень контактов судна</w:t>
            </w:r>
            <w:r w:rsidR="00161669">
              <w:rPr>
                <w:noProof/>
                <w:webHidden/>
              </w:rPr>
              <w:tab/>
            </w:r>
            <w:r w:rsidR="00161669">
              <w:rPr>
                <w:noProof/>
                <w:webHidden/>
              </w:rPr>
              <w:fldChar w:fldCharType="begin"/>
            </w:r>
            <w:r w:rsidR="00161669">
              <w:rPr>
                <w:noProof/>
                <w:webHidden/>
              </w:rPr>
              <w:instrText xml:space="preserve"> PAGEREF _Toc485894123 \h </w:instrText>
            </w:r>
            <w:r w:rsidR="00161669">
              <w:rPr>
                <w:noProof/>
                <w:webHidden/>
              </w:rPr>
            </w:r>
            <w:r w:rsidR="00161669">
              <w:rPr>
                <w:noProof/>
                <w:webHidden/>
              </w:rPr>
              <w:fldChar w:fldCharType="separate"/>
            </w:r>
            <w:r w:rsidR="00161669">
              <w:rPr>
                <w:noProof/>
                <w:webHidden/>
              </w:rPr>
              <w:t>7</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4" w:history="1">
            <w:r w:rsidR="00161669" w:rsidRPr="00AF01C2">
              <w:rPr>
                <w:rStyle w:val="af2"/>
                <w:rFonts w:asciiTheme="minorBidi" w:hAnsiTheme="minorBidi"/>
                <w:noProof/>
                <w:lang w:val="ru"/>
              </w:rPr>
              <w:t>Организация International SOS</w:t>
            </w:r>
            <w:r w:rsidR="00161669">
              <w:rPr>
                <w:noProof/>
                <w:webHidden/>
              </w:rPr>
              <w:tab/>
            </w:r>
            <w:r w:rsidR="00161669">
              <w:rPr>
                <w:noProof/>
                <w:webHidden/>
              </w:rPr>
              <w:fldChar w:fldCharType="begin"/>
            </w:r>
            <w:r w:rsidR="00161669">
              <w:rPr>
                <w:noProof/>
                <w:webHidden/>
              </w:rPr>
              <w:instrText xml:space="preserve"> PAGEREF _Toc485894124 \h </w:instrText>
            </w:r>
            <w:r w:rsidR="00161669">
              <w:rPr>
                <w:noProof/>
                <w:webHidden/>
              </w:rPr>
            </w:r>
            <w:r w:rsidR="00161669">
              <w:rPr>
                <w:noProof/>
                <w:webHidden/>
              </w:rPr>
              <w:fldChar w:fldCharType="separate"/>
            </w:r>
            <w:r w:rsidR="00161669">
              <w:rPr>
                <w:noProof/>
                <w:webHidden/>
              </w:rPr>
              <w:t>8</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5" w:history="1">
            <w:r w:rsidR="00161669" w:rsidRPr="00AF01C2">
              <w:rPr>
                <w:rStyle w:val="af2"/>
                <w:rFonts w:asciiTheme="minorBidi" w:hAnsiTheme="minorBidi"/>
                <w:noProof/>
                <w:lang w:val="ru"/>
              </w:rPr>
              <w:t>Контактная информация на случай аварийной ситуации – по контрактам</w:t>
            </w:r>
            <w:r w:rsidR="00161669">
              <w:rPr>
                <w:noProof/>
                <w:webHidden/>
              </w:rPr>
              <w:tab/>
            </w:r>
            <w:r w:rsidR="00161669">
              <w:rPr>
                <w:noProof/>
                <w:webHidden/>
              </w:rPr>
              <w:fldChar w:fldCharType="begin"/>
            </w:r>
            <w:r w:rsidR="00161669">
              <w:rPr>
                <w:noProof/>
                <w:webHidden/>
              </w:rPr>
              <w:instrText xml:space="preserve"> PAGEREF _Toc485894125 \h </w:instrText>
            </w:r>
            <w:r w:rsidR="00161669">
              <w:rPr>
                <w:noProof/>
                <w:webHidden/>
              </w:rPr>
            </w:r>
            <w:r w:rsidR="00161669">
              <w:rPr>
                <w:noProof/>
                <w:webHidden/>
              </w:rPr>
              <w:fldChar w:fldCharType="separate"/>
            </w:r>
            <w:r w:rsidR="00161669">
              <w:rPr>
                <w:noProof/>
                <w:webHidden/>
              </w:rPr>
              <w:t>9</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6" w:history="1">
            <w:r w:rsidR="00161669" w:rsidRPr="00AF01C2">
              <w:rPr>
                <w:rStyle w:val="af2"/>
                <w:rFonts w:asciiTheme="minorBidi" w:hAnsiTheme="minorBidi"/>
                <w:noProof/>
                <w:lang w:val="ru"/>
              </w:rPr>
              <w:t>КОНТАКТНЫЕ НОМЕРА ЭКСТРЕННЫХ СЛУЖБ ПРИ ЧС - Внешние</w:t>
            </w:r>
            <w:r w:rsidR="00161669">
              <w:rPr>
                <w:noProof/>
                <w:webHidden/>
              </w:rPr>
              <w:tab/>
            </w:r>
            <w:r w:rsidR="00161669">
              <w:rPr>
                <w:noProof/>
                <w:webHidden/>
              </w:rPr>
              <w:fldChar w:fldCharType="begin"/>
            </w:r>
            <w:r w:rsidR="00161669">
              <w:rPr>
                <w:noProof/>
                <w:webHidden/>
              </w:rPr>
              <w:instrText xml:space="preserve"> PAGEREF _Toc485894126 \h </w:instrText>
            </w:r>
            <w:r w:rsidR="00161669">
              <w:rPr>
                <w:noProof/>
                <w:webHidden/>
              </w:rPr>
            </w:r>
            <w:r w:rsidR="00161669">
              <w:rPr>
                <w:noProof/>
                <w:webHidden/>
              </w:rPr>
              <w:fldChar w:fldCharType="separate"/>
            </w:r>
            <w:r w:rsidR="00161669">
              <w:rPr>
                <w:noProof/>
                <w:webHidden/>
              </w:rPr>
              <w:t>10</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7" w:history="1">
            <w:r w:rsidR="00161669" w:rsidRPr="00AF01C2">
              <w:rPr>
                <w:rStyle w:val="af2"/>
                <w:rFonts w:asciiTheme="minorBidi" w:hAnsiTheme="minorBidi"/>
                <w:noProof/>
                <w:lang w:val="ru"/>
              </w:rPr>
              <w:t>Контактные данные береговой охраны на случай чрезвычайной ситуации/органы власти на берегу/портовые власти</w:t>
            </w:r>
            <w:r w:rsidR="00161669">
              <w:rPr>
                <w:noProof/>
                <w:webHidden/>
              </w:rPr>
              <w:tab/>
            </w:r>
            <w:r w:rsidR="00161669">
              <w:rPr>
                <w:noProof/>
                <w:webHidden/>
              </w:rPr>
              <w:fldChar w:fldCharType="begin"/>
            </w:r>
            <w:r w:rsidR="00161669">
              <w:rPr>
                <w:noProof/>
                <w:webHidden/>
              </w:rPr>
              <w:instrText xml:space="preserve"> PAGEREF _Toc485894127 \h </w:instrText>
            </w:r>
            <w:r w:rsidR="00161669">
              <w:rPr>
                <w:noProof/>
                <w:webHidden/>
              </w:rPr>
            </w:r>
            <w:r w:rsidR="00161669">
              <w:rPr>
                <w:noProof/>
                <w:webHidden/>
              </w:rPr>
              <w:fldChar w:fldCharType="separate"/>
            </w:r>
            <w:r w:rsidR="00161669">
              <w:rPr>
                <w:noProof/>
                <w:webHidden/>
              </w:rPr>
              <w:t>10</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8" w:history="1">
            <w:r w:rsidR="00161669" w:rsidRPr="00AF01C2">
              <w:rPr>
                <w:rStyle w:val="af2"/>
                <w:rFonts w:asciiTheme="minorBidi" w:eastAsiaTheme="majorEastAsia" w:hAnsiTheme="minorBidi"/>
                <w:b/>
                <w:bCs/>
                <w:noProof/>
                <w:lang w:val="ru"/>
              </w:rPr>
              <w:t>Дополнительная контактная информация на случай чрезвычайной ситуации</w:t>
            </w:r>
            <w:r w:rsidR="00161669">
              <w:rPr>
                <w:noProof/>
                <w:webHidden/>
              </w:rPr>
              <w:tab/>
            </w:r>
            <w:r w:rsidR="00161669">
              <w:rPr>
                <w:noProof/>
                <w:webHidden/>
              </w:rPr>
              <w:fldChar w:fldCharType="begin"/>
            </w:r>
            <w:r w:rsidR="00161669">
              <w:rPr>
                <w:noProof/>
                <w:webHidden/>
              </w:rPr>
              <w:instrText xml:space="preserve"> PAGEREF _Toc485894128 \h </w:instrText>
            </w:r>
            <w:r w:rsidR="00161669">
              <w:rPr>
                <w:noProof/>
                <w:webHidden/>
              </w:rPr>
            </w:r>
            <w:r w:rsidR="00161669">
              <w:rPr>
                <w:noProof/>
                <w:webHidden/>
              </w:rPr>
              <w:fldChar w:fldCharType="separate"/>
            </w:r>
            <w:r w:rsidR="00161669">
              <w:rPr>
                <w:noProof/>
                <w:webHidden/>
              </w:rPr>
              <w:t>10</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29" w:history="1">
            <w:r w:rsidR="00161669" w:rsidRPr="00AF01C2">
              <w:rPr>
                <w:rStyle w:val="af2"/>
                <w:rFonts w:asciiTheme="minorBidi" w:hAnsiTheme="minorBidi"/>
                <w:noProof/>
                <w:lang w:val="ru"/>
              </w:rPr>
              <w:t>Контактная информация на случай аварийной ситуации государств флага</w:t>
            </w:r>
            <w:r w:rsidR="00161669">
              <w:rPr>
                <w:noProof/>
                <w:webHidden/>
              </w:rPr>
              <w:tab/>
            </w:r>
            <w:r w:rsidR="00161669">
              <w:rPr>
                <w:noProof/>
                <w:webHidden/>
              </w:rPr>
              <w:fldChar w:fldCharType="begin"/>
            </w:r>
            <w:r w:rsidR="00161669">
              <w:rPr>
                <w:noProof/>
                <w:webHidden/>
              </w:rPr>
              <w:instrText xml:space="preserve"> PAGEREF _Toc485894129 \h </w:instrText>
            </w:r>
            <w:r w:rsidR="00161669">
              <w:rPr>
                <w:noProof/>
                <w:webHidden/>
              </w:rPr>
            </w:r>
            <w:r w:rsidR="00161669">
              <w:rPr>
                <w:noProof/>
                <w:webHidden/>
              </w:rPr>
              <w:fldChar w:fldCharType="separate"/>
            </w:r>
            <w:r w:rsidR="00161669">
              <w:rPr>
                <w:noProof/>
                <w:webHidden/>
              </w:rPr>
              <w:t>12</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30" w:history="1">
            <w:r w:rsidR="00161669" w:rsidRPr="00AF01C2">
              <w:rPr>
                <w:rStyle w:val="af2"/>
                <w:rFonts w:asciiTheme="minorBidi" w:hAnsiTheme="minorBidi"/>
                <w:noProof/>
                <w:lang w:val="ru"/>
              </w:rPr>
              <w:t>Идентифицированные аварийные ситуации</w:t>
            </w:r>
            <w:r w:rsidR="00161669">
              <w:rPr>
                <w:noProof/>
                <w:webHidden/>
              </w:rPr>
              <w:tab/>
            </w:r>
            <w:r w:rsidR="00161669">
              <w:rPr>
                <w:noProof/>
                <w:webHidden/>
              </w:rPr>
              <w:fldChar w:fldCharType="begin"/>
            </w:r>
            <w:r w:rsidR="00161669">
              <w:rPr>
                <w:noProof/>
                <w:webHidden/>
              </w:rPr>
              <w:instrText xml:space="preserve"> PAGEREF _Toc485894130 \h </w:instrText>
            </w:r>
            <w:r w:rsidR="00161669">
              <w:rPr>
                <w:noProof/>
                <w:webHidden/>
              </w:rPr>
            </w:r>
            <w:r w:rsidR="00161669">
              <w:rPr>
                <w:noProof/>
                <w:webHidden/>
              </w:rPr>
              <w:fldChar w:fldCharType="separate"/>
            </w:r>
            <w:r w:rsidR="00161669">
              <w:rPr>
                <w:noProof/>
                <w:webHidden/>
              </w:rPr>
              <w:t>13</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1" w:history="1">
            <w:r w:rsidR="00161669" w:rsidRPr="00AF01C2">
              <w:rPr>
                <w:rStyle w:val="af2"/>
                <w:rFonts w:asciiTheme="minorBidi" w:hAnsiTheme="minorBidi"/>
                <w:noProof/>
                <w:lang w:val="ru"/>
              </w:rPr>
              <w:t>Общие положения</w:t>
            </w:r>
            <w:r w:rsidR="00161669">
              <w:rPr>
                <w:noProof/>
                <w:webHidden/>
              </w:rPr>
              <w:tab/>
            </w:r>
            <w:r w:rsidR="00161669">
              <w:rPr>
                <w:noProof/>
                <w:webHidden/>
              </w:rPr>
              <w:fldChar w:fldCharType="begin"/>
            </w:r>
            <w:r w:rsidR="00161669">
              <w:rPr>
                <w:noProof/>
                <w:webHidden/>
              </w:rPr>
              <w:instrText xml:space="preserve"> PAGEREF _Toc485894131 \h </w:instrText>
            </w:r>
            <w:r w:rsidR="00161669">
              <w:rPr>
                <w:noProof/>
                <w:webHidden/>
              </w:rPr>
            </w:r>
            <w:r w:rsidR="00161669">
              <w:rPr>
                <w:noProof/>
                <w:webHidden/>
              </w:rPr>
              <w:fldChar w:fldCharType="separate"/>
            </w:r>
            <w:r w:rsidR="00161669">
              <w:rPr>
                <w:noProof/>
                <w:webHidden/>
              </w:rPr>
              <w:t>13</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2" w:history="1">
            <w:r w:rsidR="00161669" w:rsidRPr="00AF01C2">
              <w:rPr>
                <w:rStyle w:val="af2"/>
                <w:rFonts w:asciiTheme="minorBidi" w:hAnsiTheme="minorBidi"/>
                <w:noProof/>
                <w:lang w:val="ru"/>
              </w:rPr>
              <w:t>Смертельный случай / Серьезная травма / Болезнь</w:t>
            </w:r>
            <w:r w:rsidR="00161669">
              <w:rPr>
                <w:noProof/>
                <w:webHidden/>
              </w:rPr>
              <w:tab/>
            </w:r>
            <w:r w:rsidR="00161669">
              <w:rPr>
                <w:noProof/>
                <w:webHidden/>
              </w:rPr>
              <w:fldChar w:fldCharType="begin"/>
            </w:r>
            <w:r w:rsidR="00161669">
              <w:rPr>
                <w:noProof/>
                <w:webHidden/>
              </w:rPr>
              <w:instrText xml:space="preserve"> PAGEREF _Toc485894132 \h </w:instrText>
            </w:r>
            <w:r w:rsidR="00161669">
              <w:rPr>
                <w:noProof/>
                <w:webHidden/>
              </w:rPr>
            </w:r>
            <w:r w:rsidR="00161669">
              <w:rPr>
                <w:noProof/>
                <w:webHidden/>
              </w:rPr>
              <w:fldChar w:fldCharType="separate"/>
            </w:r>
            <w:r w:rsidR="00161669">
              <w:rPr>
                <w:noProof/>
                <w:webHidden/>
              </w:rPr>
              <w:t>13</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3" w:history="1">
            <w:r w:rsidR="00161669" w:rsidRPr="00AF01C2">
              <w:rPr>
                <w:rStyle w:val="af2"/>
                <w:rFonts w:asciiTheme="minorBidi" w:hAnsiTheme="minorBidi"/>
                <w:noProof/>
                <w:lang w:val="ru"/>
              </w:rPr>
              <w:t>Человек за бортом / Пропавший без вести член экипажа:</w:t>
            </w:r>
            <w:r w:rsidR="00161669">
              <w:rPr>
                <w:noProof/>
                <w:webHidden/>
              </w:rPr>
              <w:tab/>
            </w:r>
            <w:r w:rsidR="00161669">
              <w:rPr>
                <w:noProof/>
                <w:webHidden/>
              </w:rPr>
              <w:fldChar w:fldCharType="begin"/>
            </w:r>
            <w:r w:rsidR="00161669">
              <w:rPr>
                <w:noProof/>
                <w:webHidden/>
              </w:rPr>
              <w:instrText xml:space="preserve"> PAGEREF _Toc485894133 \h </w:instrText>
            </w:r>
            <w:r w:rsidR="00161669">
              <w:rPr>
                <w:noProof/>
                <w:webHidden/>
              </w:rPr>
            </w:r>
            <w:r w:rsidR="00161669">
              <w:rPr>
                <w:noProof/>
                <w:webHidden/>
              </w:rPr>
              <w:fldChar w:fldCharType="separate"/>
            </w:r>
            <w:r w:rsidR="00161669">
              <w:rPr>
                <w:noProof/>
                <w:webHidden/>
              </w:rPr>
              <w:t>14</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4" w:history="1">
            <w:r w:rsidR="00161669" w:rsidRPr="00AF01C2">
              <w:rPr>
                <w:rStyle w:val="af2"/>
                <w:rFonts w:asciiTheme="minorBidi" w:hAnsiTheme="minorBidi"/>
                <w:noProof/>
                <w:lang w:val="ru"/>
              </w:rPr>
              <w:t>Загрязнение</w:t>
            </w:r>
            <w:r w:rsidR="00161669">
              <w:rPr>
                <w:noProof/>
                <w:webHidden/>
              </w:rPr>
              <w:tab/>
            </w:r>
            <w:r w:rsidR="00161669">
              <w:rPr>
                <w:noProof/>
                <w:webHidden/>
              </w:rPr>
              <w:fldChar w:fldCharType="begin"/>
            </w:r>
            <w:r w:rsidR="00161669">
              <w:rPr>
                <w:noProof/>
                <w:webHidden/>
              </w:rPr>
              <w:instrText xml:space="preserve"> PAGEREF _Toc485894134 \h </w:instrText>
            </w:r>
            <w:r w:rsidR="00161669">
              <w:rPr>
                <w:noProof/>
                <w:webHidden/>
              </w:rPr>
            </w:r>
            <w:r w:rsidR="00161669">
              <w:rPr>
                <w:noProof/>
                <w:webHidden/>
              </w:rPr>
              <w:fldChar w:fldCharType="separate"/>
            </w:r>
            <w:r w:rsidR="00161669">
              <w:rPr>
                <w:noProof/>
                <w:webHidden/>
              </w:rPr>
              <w:t>15</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5" w:history="1">
            <w:r w:rsidR="00161669" w:rsidRPr="00AF01C2">
              <w:rPr>
                <w:rStyle w:val="af2"/>
                <w:rFonts w:asciiTheme="minorBidi" w:hAnsiTheme="minorBidi"/>
                <w:noProof/>
                <w:lang w:val="ru"/>
              </w:rPr>
              <w:t>Пожар</w:t>
            </w:r>
            <w:r w:rsidR="00161669">
              <w:rPr>
                <w:noProof/>
                <w:webHidden/>
              </w:rPr>
              <w:tab/>
            </w:r>
            <w:r w:rsidR="00161669">
              <w:rPr>
                <w:noProof/>
                <w:webHidden/>
              </w:rPr>
              <w:fldChar w:fldCharType="begin"/>
            </w:r>
            <w:r w:rsidR="00161669">
              <w:rPr>
                <w:noProof/>
                <w:webHidden/>
              </w:rPr>
              <w:instrText xml:space="preserve"> PAGEREF _Toc485894135 \h </w:instrText>
            </w:r>
            <w:r w:rsidR="00161669">
              <w:rPr>
                <w:noProof/>
                <w:webHidden/>
              </w:rPr>
            </w:r>
            <w:r w:rsidR="00161669">
              <w:rPr>
                <w:noProof/>
                <w:webHidden/>
              </w:rPr>
              <w:fldChar w:fldCharType="separate"/>
            </w:r>
            <w:r w:rsidR="00161669">
              <w:rPr>
                <w:noProof/>
                <w:webHidden/>
              </w:rPr>
              <w:t>15</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6" w:history="1">
            <w:r w:rsidR="00161669" w:rsidRPr="00AF01C2">
              <w:rPr>
                <w:rStyle w:val="af2"/>
                <w:rFonts w:asciiTheme="minorBidi" w:hAnsiTheme="minorBidi"/>
                <w:noProof/>
                <w:lang w:val="ru"/>
              </w:rPr>
              <w:t>Столкновение</w:t>
            </w:r>
            <w:r w:rsidR="00161669">
              <w:rPr>
                <w:noProof/>
                <w:webHidden/>
              </w:rPr>
              <w:tab/>
            </w:r>
            <w:r w:rsidR="00161669">
              <w:rPr>
                <w:noProof/>
                <w:webHidden/>
              </w:rPr>
              <w:fldChar w:fldCharType="begin"/>
            </w:r>
            <w:r w:rsidR="00161669">
              <w:rPr>
                <w:noProof/>
                <w:webHidden/>
              </w:rPr>
              <w:instrText xml:space="preserve"> PAGEREF _Toc485894136 \h </w:instrText>
            </w:r>
            <w:r w:rsidR="00161669">
              <w:rPr>
                <w:noProof/>
                <w:webHidden/>
              </w:rPr>
            </w:r>
            <w:r w:rsidR="00161669">
              <w:rPr>
                <w:noProof/>
                <w:webHidden/>
              </w:rPr>
              <w:fldChar w:fldCharType="separate"/>
            </w:r>
            <w:r w:rsidR="00161669">
              <w:rPr>
                <w:noProof/>
                <w:webHidden/>
              </w:rPr>
              <w:t>16</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7" w:history="1">
            <w:r w:rsidR="00161669" w:rsidRPr="00AF01C2">
              <w:rPr>
                <w:rStyle w:val="af2"/>
                <w:rFonts w:asciiTheme="minorBidi" w:hAnsiTheme="minorBidi"/>
                <w:noProof/>
                <w:lang w:val="ru"/>
              </w:rPr>
              <w:t>Посадка на мель</w:t>
            </w:r>
            <w:r w:rsidR="00161669">
              <w:rPr>
                <w:noProof/>
                <w:webHidden/>
              </w:rPr>
              <w:tab/>
            </w:r>
            <w:r w:rsidR="00161669">
              <w:rPr>
                <w:noProof/>
                <w:webHidden/>
              </w:rPr>
              <w:fldChar w:fldCharType="begin"/>
            </w:r>
            <w:r w:rsidR="00161669">
              <w:rPr>
                <w:noProof/>
                <w:webHidden/>
              </w:rPr>
              <w:instrText xml:space="preserve"> PAGEREF _Toc485894137 \h </w:instrText>
            </w:r>
            <w:r w:rsidR="00161669">
              <w:rPr>
                <w:noProof/>
                <w:webHidden/>
              </w:rPr>
            </w:r>
            <w:r w:rsidR="00161669">
              <w:rPr>
                <w:noProof/>
                <w:webHidden/>
              </w:rPr>
              <w:fldChar w:fldCharType="separate"/>
            </w:r>
            <w:r w:rsidR="00161669">
              <w:rPr>
                <w:noProof/>
                <w:webHidden/>
              </w:rPr>
              <w:t>17</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8" w:history="1">
            <w:r w:rsidR="00161669" w:rsidRPr="00AF01C2">
              <w:rPr>
                <w:rStyle w:val="af2"/>
                <w:rFonts w:asciiTheme="minorBidi" w:hAnsiTheme="minorBidi"/>
                <w:noProof/>
                <w:lang w:val="ru"/>
              </w:rPr>
              <w:t>Затопление</w:t>
            </w:r>
            <w:r w:rsidR="00161669">
              <w:rPr>
                <w:noProof/>
                <w:webHidden/>
              </w:rPr>
              <w:tab/>
            </w:r>
            <w:r w:rsidR="00161669">
              <w:rPr>
                <w:noProof/>
                <w:webHidden/>
              </w:rPr>
              <w:fldChar w:fldCharType="begin"/>
            </w:r>
            <w:r w:rsidR="00161669">
              <w:rPr>
                <w:noProof/>
                <w:webHidden/>
              </w:rPr>
              <w:instrText xml:space="preserve"> PAGEREF _Toc485894138 \h </w:instrText>
            </w:r>
            <w:r w:rsidR="00161669">
              <w:rPr>
                <w:noProof/>
                <w:webHidden/>
              </w:rPr>
            </w:r>
            <w:r w:rsidR="00161669">
              <w:rPr>
                <w:noProof/>
                <w:webHidden/>
              </w:rPr>
              <w:fldChar w:fldCharType="separate"/>
            </w:r>
            <w:r w:rsidR="00161669">
              <w:rPr>
                <w:noProof/>
                <w:webHidden/>
              </w:rPr>
              <w:t>17</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39" w:history="1">
            <w:r w:rsidR="00161669" w:rsidRPr="00AF01C2">
              <w:rPr>
                <w:rStyle w:val="af2"/>
                <w:rFonts w:asciiTheme="minorBidi" w:hAnsiTheme="minorBidi"/>
                <w:noProof/>
                <w:lang w:val="ru"/>
              </w:rPr>
              <w:t>Техническая неисправность</w:t>
            </w:r>
            <w:r w:rsidR="00161669">
              <w:rPr>
                <w:noProof/>
                <w:webHidden/>
              </w:rPr>
              <w:tab/>
            </w:r>
            <w:r w:rsidR="00161669">
              <w:rPr>
                <w:noProof/>
                <w:webHidden/>
              </w:rPr>
              <w:fldChar w:fldCharType="begin"/>
            </w:r>
            <w:r w:rsidR="00161669">
              <w:rPr>
                <w:noProof/>
                <w:webHidden/>
              </w:rPr>
              <w:instrText xml:space="preserve"> PAGEREF _Toc485894139 \h </w:instrText>
            </w:r>
            <w:r w:rsidR="00161669">
              <w:rPr>
                <w:noProof/>
                <w:webHidden/>
              </w:rPr>
            </w:r>
            <w:r w:rsidR="00161669">
              <w:rPr>
                <w:noProof/>
                <w:webHidden/>
              </w:rPr>
              <w:fldChar w:fldCharType="separate"/>
            </w:r>
            <w:r w:rsidR="00161669">
              <w:rPr>
                <w:noProof/>
                <w:webHidden/>
              </w:rPr>
              <w:t>19</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0" w:history="1">
            <w:r w:rsidR="00161669" w:rsidRPr="00AF01C2">
              <w:rPr>
                <w:rStyle w:val="af2"/>
                <w:rFonts w:asciiTheme="minorBidi" w:hAnsiTheme="minorBidi"/>
                <w:noProof/>
                <w:lang w:val="ru"/>
              </w:rPr>
              <w:t>Терроризм и пиратство</w:t>
            </w:r>
            <w:r w:rsidR="00161669">
              <w:rPr>
                <w:noProof/>
                <w:webHidden/>
              </w:rPr>
              <w:tab/>
            </w:r>
            <w:r w:rsidR="00161669">
              <w:rPr>
                <w:noProof/>
                <w:webHidden/>
              </w:rPr>
              <w:fldChar w:fldCharType="begin"/>
            </w:r>
            <w:r w:rsidR="00161669">
              <w:rPr>
                <w:noProof/>
                <w:webHidden/>
              </w:rPr>
              <w:instrText xml:space="preserve"> PAGEREF _Toc485894140 \h </w:instrText>
            </w:r>
            <w:r w:rsidR="00161669">
              <w:rPr>
                <w:noProof/>
                <w:webHidden/>
              </w:rPr>
            </w:r>
            <w:r w:rsidR="00161669">
              <w:rPr>
                <w:noProof/>
                <w:webHidden/>
              </w:rPr>
              <w:fldChar w:fldCharType="separate"/>
            </w:r>
            <w:r w:rsidR="00161669">
              <w:rPr>
                <w:noProof/>
                <w:webHidden/>
              </w:rPr>
              <w:t>19</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1" w:history="1">
            <w:r w:rsidR="00161669" w:rsidRPr="00AF01C2">
              <w:rPr>
                <w:rStyle w:val="af2"/>
                <w:rFonts w:asciiTheme="minorBidi" w:hAnsiTheme="minorBidi"/>
                <w:noProof/>
                <w:lang w:val="ru"/>
              </w:rPr>
              <w:t>Нелегальные пассажиры</w:t>
            </w:r>
            <w:r w:rsidR="00161669">
              <w:rPr>
                <w:noProof/>
                <w:webHidden/>
              </w:rPr>
              <w:tab/>
            </w:r>
            <w:r w:rsidR="00161669">
              <w:rPr>
                <w:noProof/>
                <w:webHidden/>
              </w:rPr>
              <w:fldChar w:fldCharType="begin"/>
            </w:r>
            <w:r w:rsidR="00161669">
              <w:rPr>
                <w:noProof/>
                <w:webHidden/>
              </w:rPr>
              <w:instrText xml:space="preserve"> PAGEREF _Toc485894141 \h </w:instrText>
            </w:r>
            <w:r w:rsidR="00161669">
              <w:rPr>
                <w:noProof/>
                <w:webHidden/>
              </w:rPr>
            </w:r>
            <w:r w:rsidR="00161669">
              <w:rPr>
                <w:noProof/>
                <w:webHidden/>
              </w:rPr>
              <w:fldChar w:fldCharType="separate"/>
            </w:r>
            <w:r w:rsidR="00161669">
              <w:rPr>
                <w:noProof/>
                <w:webHidden/>
              </w:rPr>
              <w:t>21</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42" w:history="1">
            <w:r w:rsidR="00161669" w:rsidRPr="00AF01C2">
              <w:rPr>
                <w:rStyle w:val="af2"/>
                <w:rFonts w:asciiTheme="minorBidi" w:hAnsiTheme="minorBidi"/>
                <w:noProof/>
                <w:lang w:val="ru"/>
              </w:rPr>
              <w:t>Оперативный журнал регистрации чрезвычайных ситуаций</w:t>
            </w:r>
            <w:r w:rsidR="00161669">
              <w:rPr>
                <w:noProof/>
                <w:webHidden/>
              </w:rPr>
              <w:tab/>
            </w:r>
            <w:r w:rsidR="00161669">
              <w:rPr>
                <w:noProof/>
                <w:webHidden/>
              </w:rPr>
              <w:fldChar w:fldCharType="begin"/>
            </w:r>
            <w:r w:rsidR="00161669">
              <w:rPr>
                <w:noProof/>
                <w:webHidden/>
              </w:rPr>
              <w:instrText xml:space="preserve"> PAGEREF _Toc485894142 \h </w:instrText>
            </w:r>
            <w:r w:rsidR="00161669">
              <w:rPr>
                <w:noProof/>
                <w:webHidden/>
              </w:rPr>
            </w:r>
            <w:r w:rsidR="00161669">
              <w:rPr>
                <w:noProof/>
                <w:webHidden/>
              </w:rPr>
              <w:fldChar w:fldCharType="separate"/>
            </w:r>
            <w:r w:rsidR="00161669">
              <w:rPr>
                <w:noProof/>
                <w:webHidden/>
              </w:rPr>
              <w:t>23</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43" w:history="1">
            <w:r w:rsidR="00161669" w:rsidRPr="00AF01C2">
              <w:rPr>
                <w:rStyle w:val="af2"/>
                <w:rFonts w:asciiTheme="minorBidi" w:hAnsiTheme="minorBidi"/>
                <w:noProof/>
                <w:lang w:val="ru"/>
              </w:rPr>
              <w:t>Дата / Время окончания:</w:t>
            </w:r>
            <w:r w:rsidR="00161669">
              <w:rPr>
                <w:noProof/>
                <w:webHidden/>
              </w:rPr>
              <w:tab/>
            </w:r>
            <w:r w:rsidR="00161669">
              <w:rPr>
                <w:noProof/>
                <w:webHidden/>
              </w:rPr>
              <w:fldChar w:fldCharType="begin"/>
            </w:r>
            <w:r w:rsidR="00161669">
              <w:rPr>
                <w:noProof/>
                <w:webHidden/>
              </w:rPr>
              <w:instrText xml:space="preserve"> PAGEREF _Toc485894143 \h </w:instrText>
            </w:r>
            <w:r w:rsidR="00161669">
              <w:rPr>
                <w:noProof/>
                <w:webHidden/>
              </w:rPr>
            </w:r>
            <w:r w:rsidR="00161669">
              <w:rPr>
                <w:noProof/>
                <w:webHidden/>
              </w:rPr>
              <w:fldChar w:fldCharType="separate"/>
            </w:r>
            <w:r w:rsidR="00161669">
              <w:rPr>
                <w:noProof/>
                <w:webHidden/>
              </w:rPr>
              <w:t>24</w:t>
            </w:r>
            <w:r w:rsidR="00161669">
              <w:rPr>
                <w:noProof/>
                <w:webHidden/>
              </w:rPr>
              <w:fldChar w:fldCharType="end"/>
            </w:r>
          </w:hyperlink>
        </w:p>
        <w:p w:rsidR="00161669" w:rsidRDefault="00D772FD">
          <w:pPr>
            <w:pStyle w:val="11"/>
            <w:tabs>
              <w:tab w:val="right" w:leader="dot" w:pos="9629"/>
            </w:tabs>
            <w:rPr>
              <w:rFonts w:asciiTheme="minorHAnsi" w:eastAsiaTheme="minorEastAsia" w:hAnsiTheme="minorHAnsi" w:cstheme="minorBidi"/>
              <w:noProof/>
              <w:lang w:val="ru-RU" w:eastAsia="ru-RU"/>
            </w:rPr>
          </w:pPr>
          <w:hyperlink w:anchor="_Toc485894144" w:history="1">
            <w:r w:rsidR="00161669" w:rsidRPr="00AF01C2">
              <w:rPr>
                <w:rStyle w:val="af2"/>
                <w:rFonts w:asciiTheme="minorBidi" w:eastAsiaTheme="majorEastAsia" w:hAnsiTheme="minorBidi"/>
                <w:b/>
                <w:bCs/>
                <w:noProof/>
                <w:lang w:val="ru"/>
              </w:rPr>
              <w:t>Опросник оповещения в случае чрезвычайной ситуации (следующие страницы)</w:t>
            </w:r>
            <w:r w:rsidR="00161669">
              <w:rPr>
                <w:noProof/>
                <w:webHidden/>
              </w:rPr>
              <w:tab/>
            </w:r>
            <w:r w:rsidR="00161669">
              <w:rPr>
                <w:noProof/>
                <w:webHidden/>
              </w:rPr>
              <w:fldChar w:fldCharType="begin"/>
            </w:r>
            <w:r w:rsidR="00161669">
              <w:rPr>
                <w:noProof/>
                <w:webHidden/>
              </w:rPr>
              <w:instrText xml:space="preserve"> PAGEREF _Toc485894144 \h </w:instrText>
            </w:r>
            <w:r w:rsidR="00161669">
              <w:rPr>
                <w:noProof/>
                <w:webHidden/>
              </w:rPr>
            </w:r>
            <w:r w:rsidR="00161669">
              <w:rPr>
                <w:noProof/>
                <w:webHidden/>
              </w:rPr>
              <w:fldChar w:fldCharType="separate"/>
            </w:r>
            <w:r w:rsidR="00161669">
              <w:rPr>
                <w:noProof/>
                <w:webHidden/>
              </w:rPr>
              <w:t>24</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5" w:history="1">
            <w:r w:rsidR="00161669" w:rsidRPr="00AF01C2">
              <w:rPr>
                <w:rStyle w:val="af2"/>
                <w:rFonts w:asciiTheme="minorBidi" w:eastAsiaTheme="majorEastAsia" w:hAnsiTheme="minorBidi"/>
                <w:b/>
                <w:bCs/>
                <w:noProof/>
                <w:lang w:val="ru"/>
              </w:rPr>
              <w:t>Общие положения</w:t>
            </w:r>
            <w:r w:rsidR="00161669">
              <w:rPr>
                <w:noProof/>
                <w:webHidden/>
              </w:rPr>
              <w:tab/>
            </w:r>
            <w:r w:rsidR="00161669">
              <w:rPr>
                <w:noProof/>
                <w:webHidden/>
              </w:rPr>
              <w:fldChar w:fldCharType="begin"/>
            </w:r>
            <w:r w:rsidR="00161669">
              <w:rPr>
                <w:noProof/>
                <w:webHidden/>
              </w:rPr>
              <w:instrText xml:space="preserve"> PAGEREF _Toc485894145 \h </w:instrText>
            </w:r>
            <w:r w:rsidR="00161669">
              <w:rPr>
                <w:noProof/>
                <w:webHidden/>
              </w:rPr>
            </w:r>
            <w:r w:rsidR="00161669">
              <w:rPr>
                <w:noProof/>
                <w:webHidden/>
              </w:rPr>
              <w:fldChar w:fldCharType="separate"/>
            </w:r>
            <w:r w:rsidR="00161669">
              <w:rPr>
                <w:noProof/>
                <w:webHidden/>
              </w:rPr>
              <w:t>24</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6" w:history="1">
            <w:r w:rsidR="00161669" w:rsidRPr="00AF01C2">
              <w:rPr>
                <w:rStyle w:val="af2"/>
                <w:rFonts w:asciiTheme="minorBidi" w:eastAsiaTheme="majorEastAsia" w:hAnsiTheme="minorBidi"/>
                <w:b/>
                <w:bCs/>
                <w:noProof/>
                <w:lang w:val="ru"/>
              </w:rPr>
              <w:t>Смертельный случай / Серьезная травма / Болезнь</w:t>
            </w:r>
            <w:r w:rsidR="00161669">
              <w:rPr>
                <w:noProof/>
                <w:webHidden/>
              </w:rPr>
              <w:tab/>
            </w:r>
            <w:r w:rsidR="00161669">
              <w:rPr>
                <w:noProof/>
                <w:webHidden/>
              </w:rPr>
              <w:fldChar w:fldCharType="begin"/>
            </w:r>
            <w:r w:rsidR="00161669">
              <w:rPr>
                <w:noProof/>
                <w:webHidden/>
              </w:rPr>
              <w:instrText xml:space="preserve"> PAGEREF _Toc485894146 \h </w:instrText>
            </w:r>
            <w:r w:rsidR="00161669">
              <w:rPr>
                <w:noProof/>
                <w:webHidden/>
              </w:rPr>
            </w:r>
            <w:r w:rsidR="00161669">
              <w:rPr>
                <w:noProof/>
                <w:webHidden/>
              </w:rPr>
              <w:fldChar w:fldCharType="separate"/>
            </w:r>
            <w:r w:rsidR="00161669">
              <w:rPr>
                <w:noProof/>
                <w:webHidden/>
              </w:rPr>
              <w:t>25</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7" w:history="1">
            <w:r w:rsidR="00161669" w:rsidRPr="00AF01C2">
              <w:rPr>
                <w:rStyle w:val="af2"/>
                <w:rFonts w:asciiTheme="minorBidi" w:eastAsiaTheme="majorEastAsia" w:hAnsiTheme="minorBidi"/>
                <w:b/>
                <w:bCs/>
                <w:noProof/>
                <w:lang w:val="ru"/>
              </w:rPr>
              <w:t>Человек за бортом / Пропавший без вести член экипажа</w:t>
            </w:r>
            <w:r w:rsidR="00161669">
              <w:rPr>
                <w:noProof/>
                <w:webHidden/>
              </w:rPr>
              <w:tab/>
            </w:r>
            <w:r w:rsidR="00161669">
              <w:rPr>
                <w:noProof/>
                <w:webHidden/>
              </w:rPr>
              <w:fldChar w:fldCharType="begin"/>
            </w:r>
            <w:r w:rsidR="00161669">
              <w:rPr>
                <w:noProof/>
                <w:webHidden/>
              </w:rPr>
              <w:instrText xml:space="preserve"> PAGEREF _Toc485894147 \h </w:instrText>
            </w:r>
            <w:r w:rsidR="00161669">
              <w:rPr>
                <w:noProof/>
                <w:webHidden/>
              </w:rPr>
            </w:r>
            <w:r w:rsidR="00161669">
              <w:rPr>
                <w:noProof/>
                <w:webHidden/>
              </w:rPr>
              <w:fldChar w:fldCharType="separate"/>
            </w:r>
            <w:r w:rsidR="00161669">
              <w:rPr>
                <w:noProof/>
                <w:webHidden/>
              </w:rPr>
              <w:t>25</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8" w:history="1">
            <w:r w:rsidR="00161669" w:rsidRPr="00AF01C2">
              <w:rPr>
                <w:rStyle w:val="af2"/>
                <w:rFonts w:asciiTheme="minorBidi" w:eastAsiaTheme="majorEastAsia" w:hAnsiTheme="minorBidi"/>
                <w:b/>
                <w:bCs/>
                <w:noProof/>
                <w:lang w:val="ru"/>
              </w:rPr>
              <w:t>Загрязнение</w:t>
            </w:r>
            <w:r w:rsidR="00161669">
              <w:rPr>
                <w:noProof/>
                <w:webHidden/>
              </w:rPr>
              <w:tab/>
            </w:r>
            <w:r w:rsidR="00161669">
              <w:rPr>
                <w:noProof/>
                <w:webHidden/>
              </w:rPr>
              <w:fldChar w:fldCharType="begin"/>
            </w:r>
            <w:r w:rsidR="00161669">
              <w:rPr>
                <w:noProof/>
                <w:webHidden/>
              </w:rPr>
              <w:instrText xml:space="preserve"> PAGEREF _Toc485894148 \h </w:instrText>
            </w:r>
            <w:r w:rsidR="00161669">
              <w:rPr>
                <w:noProof/>
                <w:webHidden/>
              </w:rPr>
            </w:r>
            <w:r w:rsidR="00161669">
              <w:rPr>
                <w:noProof/>
                <w:webHidden/>
              </w:rPr>
              <w:fldChar w:fldCharType="separate"/>
            </w:r>
            <w:r w:rsidR="00161669">
              <w:rPr>
                <w:noProof/>
                <w:webHidden/>
              </w:rPr>
              <w:t>26</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49" w:history="1">
            <w:r w:rsidR="00161669" w:rsidRPr="00AF01C2">
              <w:rPr>
                <w:rStyle w:val="af2"/>
                <w:rFonts w:asciiTheme="minorBidi" w:eastAsiaTheme="majorEastAsia" w:hAnsiTheme="minorBidi"/>
                <w:b/>
                <w:bCs/>
                <w:noProof/>
                <w:lang w:val="ru"/>
              </w:rPr>
              <w:t>Пожар</w:t>
            </w:r>
            <w:r w:rsidR="00161669">
              <w:rPr>
                <w:noProof/>
                <w:webHidden/>
              </w:rPr>
              <w:tab/>
            </w:r>
            <w:r w:rsidR="00161669">
              <w:rPr>
                <w:noProof/>
                <w:webHidden/>
              </w:rPr>
              <w:fldChar w:fldCharType="begin"/>
            </w:r>
            <w:r w:rsidR="00161669">
              <w:rPr>
                <w:noProof/>
                <w:webHidden/>
              </w:rPr>
              <w:instrText xml:space="preserve"> PAGEREF _Toc485894149 \h </w:instrText>
            </w:r>
            <w:r w:rsidR="00161669">
              <w:rPr>
                <w:noProof/>
                <w:webHidden/>
              </w:rPr>
            </w:r>
            <w:r w:rsidR="00161669">
              <w:rPr>
                <w:noProof/>
                <w:webHidden/>
              </w:rPr>
              <w:fldChar w:fldCharType="separate"/>
            </w:r>
            <w:r w:rsidR="00161669">
              <w:rPr>
                <w:noProof/>
                <w:webHidden/>
              </w:rPr>
              <w:t>26</w:t>
            </w:r>
            <w:r w:rsidR="00161669">
              <w:rPr>
                <w:noProof/>
                <w:webHidden/>
              </w:rPr>
              <w:fldChar w:fldCharType="end"/>
            </w:r>
          </w:hyperlink>
        </w:p>
        <w:p w:rsidR="00161669" w:rsidRDefault="00D772FD">
          <w:pPr>
            <w:pStyle w:val="3"/>
            <w:tabs>
              <w:tab w:val="right" w:leader="dot" w:pos="9629"/>
            </w:tabs>
            <w:rPr>
              <w:rFonts w:asciiTheme="minorHAnsi" w:eastAsiaTheme="minorEastAsia" w:hAnsiTheme="minorHAnsi" w:cstheme="minorBidi"/>
              <w:noProof/>
              <w:lang w:val="ru-RU" w:eastAsia="ru-RU"/>
            </w:rPr>
          </w:pPr>
          <w:hyperlink w:anchor="_Toc485894150" w:history="1">
            <w:r w:rsidR="00161669" w:rsidRPr="00AF01C2">
              <w:rPr>
                <w:rStyle w:val="af2"/>
                <w:rFonts w:asciiTheme="minorBidi" w:eastAsiaTheme="majorEastAsia" w:hAnsiTheme="minorBidi"/>
                <w:noProof/>
                <w:lang w:val="ru"/>
              </w:rPr>
              <w:t>ПОЖАР В МАШИННОМ ОТДЕЛЕНИИ</w:t>
            </w:r>
            <w:r w:rsidR="00161669">
              <w:rPr>
                <w:noProof/>
                <w:webHidden/>
              </w:rPr>
              <w:tab/>
            </w:r>
            <w:r w:rsidR="00161669">
              <w:rPr>
                <w:noProof/>
                <w:webHidden/>
              </w:rPr>
              <w:fldChar w:fldCharType="begin"/>
            </w:r>
            <w:r w:rsidR="00161669">
              <w:rPr>
                <w:noProof/>
                <w:webHidden/>
              </w:rPr>
              <w:instrText xml:space="preserve"> PAGEREF _Toc485894150 \h </w:instrText>
            </w:r>
            <w:r w:rsidR="00161669">
              <w:rPr>
                <w:noProof/>
                <w:webHidden/>
              </w:rPr>
            </w:r>
            <w:r w:rsidR="00161669">
              <w:rPr>
                <w:noProof/>
                <w:webHidden/>
              </w:rPr>
              <w:fldChar w:fldCharType="separate"/>
            </w:r>
            <w:r w:rsidR="00161669">
              <w:rPr>
                <w:noProof/>
                <w:webHidden/>
              </w:rPr>
              <w:t>26</w:t>
            </w:r>
            <w:r w:rsidR="00161669">
              <w:rPr>
                <w:noProof/>
                <w:webHidden/>
              </w:rPr>
              <w:fldChar w:fldCharType="end"/>
            </w:r>
          </w:hyperlink>
        </w:p>
        <w:p w:rsidR="00161669" w:rsidRDefault="00D772FD">
          <w:pPr>
            <w:pStyle w:val="3"/>
            <w:tabs>
              <w:tab w:val="right" w:leader="dot" w:pos="9629"/>
            </w:tabs>
            <w:rPr>
              <w:rFonts w:asciiTheme="minorHAnsi" w:eastAsiaTheme="minorEastAsia" w:hAnsiTheme="minorHAnsi" w:cstheme="minorBidi"/>
              <w:noProof/>
              <w:lang w:val="ru-RU" w:eastAsia="ru-RU"/>
            </w:rPr>
          </w:pPr>
          <w:hyperlink w:anchor="_Toc485894151" w:history="1">
            <w:r w:rsidR="00161669" w:rsidRPr="00AF01C2">
              <w:rPr>
                <w:rStyle w:val="af2"/>
                <w:rFonts w:asciiTheme="minorBidi" w:eastAsiaTheme="majorEastAsia" w:hAnsiTheme="minorBidi"/>
                <w:noProof/>
                <w:lang w:val="ru"/>
              </w:rPr>
              <w:t>ПОЖАР НА ПАЛУБЕ</w:t>
            </w:r>
            <w:r w:rsidR="00161669">
              <w:rPr>
                <w:noProof/>
                <w:webHidden/>
              </w:rPr>
              <w:tab/>
            </w:r>
            <w:r w:rsidR="00161669">
              <w:rPr>
                <w:noProof/>
                <w:webHidden/>
              </w:rPr>
              <w:fldChar w:fldCharType="begin"/>
            </w:r>
            <w:r w:rsidR="00161669">
              <w:rPr>
                <w:noProof/>
                <w:webHidden/>
              </w:rPr>
              <w:instrText xml:space="preserve"> PAGEREF _Toc485894151 \h </w:instrText>
            </w:r>
            <w:r w:rsidR="00161669">
              <w:rPr>
                <w:noProof/>
                <w:webHidden/>
              </w:rPr>
            </w:r>
            <w:r w:rsidR="00161669">
              <w:rPr>
                <w:noProof/>
                <w:webHidden/>
              </w:rPr>
              <w:fldChar w:fldCharType="separate"/>
            </w:r>
            <w:r w:rsidR="00161669">
              <w:rPr>
                <w:noProof/>
                <w:webHidden/>
              </w:rPr>
              <w:t>26</w:t>
            </w:r>
            <w:r w:rsidR="00161669">
              <w:rPr>
                <w:noProof/>
                <w:webHidden/>
              </w:rPr>
              <w:fldChar w:fldCharType="end"/>
            </w:r>
          </w:hyperlink>
        </w:p>
        <w:p w:rsidR="00161669" w:rsidRDefault="00D772FD">
          <w:pPr>
            <w:pStyle w:val="3"/>
            <w:tabs>
              <w:tab w:val="right" w:leader="dot" w:pos="9629"/>
            </w:tabs>
            <w:rPr>
              <w:rFonts w:asciiTheme="minorHAnsi" w:eastAsiaTheme="minorEastAsia" w:hAnsiTheme="minorHAnsi" w:cstheme="minorBidi"/>
              <w:noProof/>
              <w:lang w:val="ru-RU" w:eastAsia="ru-RU"/>
            </w:rPr>
          </w:pPr>
          <w:hyperlink w:anchor="_Toc485894152" w:history="1">
            <w:r w:rsidR="00161669" w:rsidRPr="00AF01C2">
              <w:rPr>
                <w:rStyle w:val="af2"/>
                <w:rFonts w:asciiTheme="minorBidi" w:eastAsiaTheme="majorEastAsia" w:hAnsiTheme="minorBidi"/>
                <w:noProof/>
                <w:lang w:val="ru"/>
              </w:rPr>
              <w:t>ПОЖАР В ЖИЛЫХ ПОМЕЩЕНИЯХ</w:t>
            </w:r>
            <w:r w:rsidR="00161669">
              <w:rPr>
                <w:noProof/>
                <w:webHidden/>
              </w:rPr>
              <w:tab/>
            </w:r>
            <w:r w:rsidR="00161669">
              <w:rPr>
                <w:noProof/>
                <w:webHidden/>
              </w:rPr>
              <w:fldChar w:fldCharType="begin"/>
            </w:r>
            <w:r w:rsidR="00161669">
              <w:rPr>
                <w:noProof/>
                <w:webHidden/>
              </w:rPr>
              <w:instrText xml:space="preserve"> PAGEREF _Toc485894152 \h </w:instrText>
            </w:r>
            <w:r w:rsidR="00161669">
              <w:rPr>
                <w:noProof/>
                <w:webHidden/>
              </w:rPr>
            </w:r>
            <w:r w:rsidR="00161669">
              <w:rPr>
                <w:noProof/>
                <w:webHidden/>
              </w:rPr>
              <w:fldChar w:fldCharType="separate"/>
            </w:r>
            <w:r w:rsidR="00161669">
              <w:rPr>
                <w:noProof/>
                <w:webHidden/>
              </w:rPr>
              <w:t>27</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3" w:history="1">
            <w:r w:rsidR="00161669" w:rsidRPr="00AF01C2">
              <w:rPr>
                <w:rStyle w:val="af2"/>
                <w:rFonts w:asciiTheme="minorBidi" w:eastAsiaTheme="majorEastAsia" w:hAnsiTheme="minorBidi"/>
                <w:b/>
                <w:bCs/>
                <w:noProof/>
                <w:lang w:val="ru"/>
              </w:rPr>
              <w:t>Столкновение</w:t>
            </w:r>
            <w:r w:rsidR="00161669">
              <w:rPr>
                <w:noProof/>
                <w:webHidden/>
              </w:rPr>
              <w:tab/>
            </w:r>
            <w:r w:rsidR="00161669">
              <w:rPr>
                <w:noProof/>
                <w:webHidden/>
              </w:rPr>
              <w:fldChar w:fldCharType="begin"/>
            </w:r>
            <w:r w:rsidR="00161669">
              <w:rPr>
                <w:noProof/>
                <w:webHidden/>
              </w:rPr>
              <w:instrText xml:space="preserve"> PAGEREF _Toc485894153 \h </w:instrText>
            </w:r>
            <w:r w:rsidR="00161669">
              <w:rPr>
                <w:noProof/>
                <w:webHidden/>
              </w:rPr>
            </w:r>
            <w:r w:rsidR="00161669">
              <w:rPr>
                <w:noProof/>
                <w:webHidden/>
              </w:rPr>
              <w:fldChar w:fldCharType="separate"/>
            </w:r>
            <w:r w:rsidR="00161669">
              <w:rPr>
                <w:noProof/>
                <w:webHidden/>
              </w:rPr>
              <w:t>28</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4" w:history="1">
            <w:r w:rsidR="00161669" w:rsidRPr="00AF01C2">
              <w:rPr>
                <w:rStyle w:val="af2"/>
                <w:rFonts w:asciiTheme="minorBidi" w:eastAsiaTheme="majorEastAsia" w:hAnsiTheme="minorBidi"/>
                <w:b/>
                <w:bCs/>
                <w:noProof/>
                <w:lang w:val="ru"/>
              </w:rPr>
              <w:t>Посадка на мель</w:t>
            </w:r>
            <w:r w:rsidR="00161669">
              <w:rPr>
                <w:noProof/>
                <w:webHidden/>
              </w:rPr>
              <w:tab/>
            </w:r>
            <w:r w:rsidR="00161669">
              <w:rPr>
                <w:noProof/>
                <w:webHidden/>
              </w:rPr>
              <w:fldChar w:fldCharType="begin"/>
            </w:r>
            <w:r w:rsidR="00161669">
              <w:rPr>
                <w:noProof/>
                <w:webHidden/>
              </w:rPr>
              <w:instrText xml:space="preserve"> PAGEREF _Toc485894154 \h </w:instrText>
            </w:r>
            <w:r w:rsidR="00161669">
              <w:rPr>
                <w:noProof/>
                <w:webHidden/>
              </w:rPr>
            </w:r>
            <w:r w:rsidR="00161669">
              <w:rPr>
                <w:noProof/>
                <w:webHidden/>
              </w:rPr>
              <w:fldChar w:fldCharType="separate"/>
            </w:r>
            <w:r w:rsidR="00161669">
              <w:rPr>
                <w:noProof/>
                <w:webHidden/>
              </w:rPr>
              <w:t>28</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5" w:history="1">
            <w:r w:rsidR="00161669" w:rsidRPr="00AF01C2">
              <w:rPr>
                <w:rStyle w:val="af2"/>
                <w:rFonts w:asciiTheme="minorBidi" w:eastAsiaTheme="majorEastAsia" w:hAnsiTheme="minorBidi"/>
                <w:b/>
                <w:bCs/>
                <w:noProof/>
                <w:lang w:val="ru"/>
              </w:rPr>
              <w:t>Затопление</w:t>
            </w:r>
            <w:r w:rsidR="00161669">
              <w:rPr>
                <w:noProof/>
                <w:webHidden/>
              </w:rPr>
              <w:tab/>
            </w:r>
            <w:r w:rsidR="00161669">
              <w:rPr>
                <w:noProof/>
                <w:webHidden/>
              </w:rPr>
              <w:fldChar w:fldCharType="begin"/>
            </w:r>
            <w:r w:rsidR="00161669">
              <w:rPr>
                <w:noProof/>
                <w:webHidden/>
              </w:rPr>
              <w:instrText xml:space="preserve"> PAGEREF _Toc485894155 \h </w:instrText>
            </w:r>
            <w:r w:rsidR="00161669">
              <w:rPr>
                <w:noProof/>
                <w:webHidden/>
              </w:rPr>
            </w:r>
            <w:r w:rsidR="00161669">
              <w:rPr>
                <w:noProof/>
                <w:webHidden/>
              </w:rPr>
              <w:fldChar w:fldCharType="separate"/>
            </w:r>
            <w:r w:rsidR="00161669">
              <w:rPr>
                <w:noProof/>
                <w:webHidden/>
              </w:rPr>
              <w:t>28</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6" w:history="1">
            <w:r w:rsidR="00161669" w:rsidRPr="00AF01C2">
              <w:rPr>
                <w:rStyle w:val="af2"/>
                <w:rFonts w:asciiTheme="minorBidi" w:eastAsiaTheme="majorEastAsia" w:hAnsiTheme="minorBidi"/>
                <w:b/>
                <w:bCs/>
                <w:noProof/>
                <w:lang w:val="ru"/>
              </w:rPr>
              <w:t>Техническая неисправность</w:t>
            </w:r>
            <w:r w:rsidR="00161669">
              <w:rPr>
                <w:noProof/>
                <w:webHidden/>
              </w:rPr>
              <w:tab/>
            </w:r>
            <w:r w:rsidR="00161669">
              <w:rPr>
                <w:noProof/>
                <w:webHidden/>
              </w:rPr>
              <w:fldChar w:fldCharType="begin"/>
            </w:r>
            <w:r w:rsidR="00161669">
              <w:rPr>
                <w:noProof/>
                <w:webHidden/>
              </w:rPr>
              <w:instrText xml:space="preserve"> PAGEREF _Toc485894156 \h </w:instrText>
            </w:r>
            <w:r w:rsidR="00161669">
              <w:rPr>
                <w:noProof/>
                <w:webHidden/>
              </w:rPr>
            </w:r>
            <w:r w:rsidR="00161669">
              <w:rPr>
                <w:noProof/>
                <w:webHidden/>
              </w:rPr>
              <w:fldChar w:fldCharType="separate"/>
            </w:r>
            <w:r w:rsidR="00161669">
              <w:rPr>
                <w:noProof/>
                <w:webHidden/>
              </w:rPr>
              <w:t>28</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7" w:history="1">
            <w:r w:rsidR="00161669" w:rsidRPr="00AF01C2">
              <w:rPr>
                <w:rStyle w:val="af2"/>
                <w:rFonts w:asciiTheme="minorBidi" w:eastAsiaTheme="majorEastAsia" w:hAnsiTheme="minorBidi"/>
                <w:b/>
                <w:bCs/>
                <w:noProof/>
                <w:lang w:val="ru"/>
              </w:rPr>
              <w:t>Терроризм и пиратство</w:t>
            </w:r>
            <w:r w:rsidR="00161669">
              <w:rPr>
                <w:noProof/>
                <w:webHidden/>
              </w:rPr>
              <w:tab/>
            </w:r>
            <w:r w:rsidR="00161669">
              <w:rPr>
                <w:noProof/>
                <w:webHidden/>
              </w:rPr>
              <w:fldChar w:fldCharType="begin"/>
            </w:r>
            <w:r w:rsidR="00161669">
              <w:rPr>
                <w:noProof/>
                <w:webHidden/>
              </w:rPr>
              <w:instrText xml:space="preserve"> PAGEREF _Toc485894157 \h </w:instrText>
            </w:r>
            <w:r w:rsidR="00161669">
              <w:rPr>
                <w:noProof/>
                <w:webHidden/>
              </w:rPr>
            </w:r>
            <w:r w:rsidR="00161669">
              <w:rPr>
                <w:noProof/>
                <w:webHidden/>
              </w:rPr>
              <w:fldChar w:fldCharType="separate"/>
            </w:r>
            <w:r w:rsidR="00161669">
              <w:rPr>
                <w:noProof/>
                <w:webHidden/>
              </w:rPr>
              <w:t>29</w:t>
            </w:r>
            <w:r w:rsidR="00161669">
              <w:rPr>
                <w:noProof/>
                <w:webHidden/>
              </w:rPr>
              <w:fldChar w:fldCharType="end"/>
            </w:r>
          </w:hyperlink>
        </w:p>
        <w:p w:rsidR="00161669" w:rsidRDefault="00D772FD">
          <w:pPr>
            <w:pStyle w:val="21"/>
            <w:tabs>
              <w:tab w:val="right" w:leader="dot" w:pos="9629"/>
            </w:tabs>
            <w:rPr>
              <w:rFonts w:asciiTheme="minorHAnsi" w:eastAsiaTheme="minorEastAsia" w:hAnsiTheme="minorHAnsi" w:cstheme="minorBidi"/>
              <w:noProof/>
              <w:lang w:val="ru-RU" w:eastAsia="ru-RU"/>
            </w:rPr>
          </w:pPr>
          <w:hyperlink w:anchor="_Toc485894158" w:history="1">
            <w:r w:rsidR="00161669" w:rsidRPr="00AF01C2">
              <w:rPr>
                <w:rStyle w:val="af2"/>
                <w:rFonts w:asciiTheme="minorBidi" w:eastAsiaTheme="majorEastAsia" w:hAnsiTheme="minorBidi"/>
                <w:b/>
                <w:bCs/>
                <w:noProof/>
                <w:lang w:val="ru"/>
              </w:rPr>
              <w:t>Нелегальные пассажиры</w:t>
            </w:r>
            <w:r w:rsidR="00161669">
              <w:rPr>
                <w:noProof/>
                <w:webHidden/>
              </w:rPr>
              <w:tab/>
            </w:r>
            <w:r w:rsidR="00161669">
              <w:rPr>
                <w:noProof/>
                <w:webHidden/>
              </w:rPr>
              <w:fldChar w:fldCharType="begin"/>
            </w:r>
            <w:r w:rsidR="00161669">
              <w:rPr>
                <w:noProof/>
                <w:webHidden/>
              </w:rPr>
              <w:instrText xml:space="preserve"> PAGEREF _Toc485894158 \h </w:instrText>
            </w:r>
            <w:r w:rsidR="00161669">
              <w:rPr>
                <w:noProof/>
                <w:webHidden/>
              </w:rPr>
            </w:r>
            <w:r w:rsidR="00161669">
              <w:rPr>
                <w:noProof/>
                <w:webHidden/>
              </w:rPr>
              <w:fldChar w:fldCharType="separate"/>
            </w:r>
            <w:r w:rsidR="00161669">
              <w:rPr>
                <w:noProof/>
                <w:webHidden/>
              </w:rPr>
              <w:t>29</w:t>
            </w:r>
            <w:r w:rsidR="00161669">
              <w:rPr>
                <w:noProof/>
                <w:webHidden/>
              </w:rPr>
              <w:fldChar w:fldCharType="end"/>
            </w:r>
          </w:hyperlink>
        </w:p>
        <w:p w:rsidR="00EA133B" w:rsidRPr="00EA133B" w:rsidRDefault="00EA133B" w:rsidP="00EA133B">
          <w:pPr>
            <w:rPr>
              <w:rFonts w:asciiTheme="minorBidi" w:hAnsiTheme="minorBidi" w:cstheme="minorBidi"/>
              <w:noProof/>
            </w:rPr>
          </w:pPr>
          <w:r>
            <w:rPr>
              <w:rFonts w:asciiTheme="minorBidi" w:hAnsiTheme="minorBidi" w:cstheme="minorBidi"/>
              <w:noProof/>
              <w:sz w:val="20"/>
              <w:szCs w:val="20"/>
            </w:rPr>
            <w:fldChar w:fldCharType="end"/>
          </w:r>
        </w:p>
        <w:bookmarkEnd w:id="5" w:displacedByCustomXml="next"/>
      </w:sdtContent>
    </w:sdt>
    <w:p w:rsidR="00EA133B" w:rsidRPr="00EA133B" w:rsidRDefault="00EA133B" w:rsidP="00EA133B">
      <w:pPr>
        <w:rPr>
          <w:rFonts w:asciiTheme="minorBidi" w:hAnsiTheme="minorBidi" w:cstheme="minorBidi"/>
          <w:b/>
          <w:noProof/>
          <w:sz w:val="32"/>
          <w:szCs w:val="32"/>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r>
        <w:rPr>
          <w:rFonts w:asciiTheme="minorBidi" w:hAnsiTheme="minorBidi" w:cstheme="minorBidi"/>
          <w:noProof/>
          <w:sz w:val="20"/>
          <w:szCs w:val="20"/>
          <w:lang w:val="ru"/>
        </w:rPr>
        <w:br w:type="page"/>
      </w:r>
    </w:p>
    <w:tbl>
      <w:tblPr>
        <w:tblStyle w:val="TableGrid1"/>
        <w:tblW w:w="9639" w:type="dxa"/>
        <w:tblInd w:w="108" w:type="dxa"/>
        <w:tblLayout w:type="fixed"/>
        <w:tblLook w:val="04A0" w:firstRow="1" w:lastRow="0" w:firstColumn="1" w:lastColumn="0" w:noHBand="0" w:noVBand="1"/>
        <w:tblPrChange w:id="6" w:author="Bollard Practice1" w:date="2024-11-07T10:58:00Z">
          <w:tblPr>
            <w:tblStyle w:val="TableGrid1"/>
            <w:tblW w:w="9639" w:type="dxa"/>
            <w:tblInd w:w="108" w:type="dxa"/>
            <w:tblLayout w:type="fixed"/>
            <w:tblLook w:val="04A0" w:firstRow="1" w:lastRow="0" w:firstColumn="1" w:lastColumn="0" w:noHBand="0" w:noVBand="1"/>
          </w:tblPr>
        </w:tblPrChange>
      </w:tblPr>
      <w:tblGrid>
        <w:gridCol w:w="2694"/>
        <w:gridCol w:w="283"/>
        <w:gridCol w:w="6662"/>
        <w:tblGridChange w:id="7">
          <w:tblGrid>
            <w:gridCol w:w="2694"/>
            <w:gridCol w:w="283"/>
            <w:gridCol w:w="6662"/>
          </w:tblGrid>
        </w:tblGridChange>
      </w:tblGrid>
      <w:tr w:rsidR="00EA133B" w:rsidRPr="00D772FD" w:rsidTr="00D8337B">
        <w:trPr>
          <w:trHeight w:val="553"/>
          <w:trPrChange w:id="8" w:author="Bollard Practice1" w:date="2024-11-07T10:58:00Z">
            <w:trPr>
              <w:trHeight w:val="553"/>
            </w:trPr>
          </w:trPrChange>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Change w:id="9" w:author="Bollard Practice1" w:date="2024-11-07T10:58:00Z">
              <w:tcPr>
                <w:tcW w:w="9639" w:type="dxa"/>
                <w:gridSpan w:val="3"/>
                <w:tcBorders>
                  <w:top w:val="double" w:sz="4" w:space="0" w:color="auto"/>
                  <w:left w:val="double" w:sz="4" w:space="0" w:color="auto"/>
                  <w:bottom w:val="single" w:sz="4" w:space="0" w:color="000000"/>
                  <w:right w:val="double" w:sz="4" w:space="0" w:color="auto"/>
                </w:tcBorders>
                <w:shd w:val="clear" w:color="auto" w:fill="0000FF"/>
                <w:vAlign w:val="center"/>
              </w:tcPr>
            </w:tcPrChange>
          </w:tcPr>
          <w:p w:rsidR="00EA133B" w:rsidRPr="008379ED" w:rsidRDefault="00EA133B" w:rsidP="00E64492">
            <w:pPr>
              <w:jc w:val="center"/>
              <w:rPr>
                <w:rFonts w:asciiTheme="minorBidi" w:hAnsiTheme="minorBidi" w:cstheme="minorBidi"/>
                <w:b/>
                <w:noProof/>
                <w:color w:val="FFFFFF" w:themeColor="background1"/>
                <w:sz w:val="24"/>
                <w:szCs w:val="24"/>
                <w:lang w:val="ru-RU"/>
              </w:rPr>
            </w:pPr>
            <w:r w:rsidRPr="00D8337B">
              <w:rPr>
                <w:rFonts w:asciiTheme="minorBidi" w:hAnsiTheme="minorBidi" w:cstheme="minorBidi"/>
                <w:b/>
                <w:bCs/>
                <w:noProof/>
                <w:color w:val="FFFFFF" w:themeColor="background1"/>
                <w:sz w:val="24"/>
                <w:szCs w:val="24"/>
                <w:lang w:val="ru"/>
              </w:rPr>
              <w:lastRenderedPageBreak/>
              <w:t>Должностное лицо Компании</w:t>
            </w:r>
            <w:r w:rsidR="00161669" w:rsidRPr="00D8337B">
              <w:rPr>
                <w:rFonts w:asciiTheme="minorBidi" w:hAnsiTheme="minorBidi" w:cstheme="minorBidi"/>
                <w:b/>
                <w:bCs/>
                <w:noProof/>
                <w:color w:val="FFFFFF" w:themeColor="background1"/>
                <w:sz w:val="24"/>
                <w:szCs w:val="24"/>
                <w:lang w:val="ru-RU"/>
              </w:rPr>
              <w:t xml:space="preserve"> -</w:t>
            </w:r>
            <w:r w:rsidRPr="00D8337B">
              <w:rPr>
                <w:rFonts w:asciiTheme="minorBidi" w:hAnsiTheme="minorBidi" w:cstheme="minorBidi"/>
                <w:b/>
                <w:bCs/>
                <w:noProof/>
                <w:color w:val="FFFFFF" w:themeColor="background1"/>
                <w:sz w:val="24"/>
                <w:szCs w:val="24"/>
                <w:lang w:val="ru"/>
              </w:rPr>
              <w:t xml:space="preserve"> Региональные организации</w:t>
            </w:r>
          </w:p>
        </w:tc>
      </w:tr>
      <w:tr w:rsidR="00EA133B" w:rsidRPr="00EA133B" w:rsidTr="00E64492">
        <w:trPr>
          <w:trHeight w:val="461"/>
        </w:trPr>
        <w:tc>
          <w:tcPr>
            <w:tcW w:w="2694" w:type="dxa"/>
            <w:tcBorders>
              <w:top w:val="nil"/>
              <w:left w:val="double" w:sz="4" w:space="0" w:color="auto"/>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283" w:type="dxa"/>
            <w:tcBorders>
              <w:top w:val="nil"/>
              <w:left w:val="nil"/>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r>
              <w:rPr>
                <w:rFonts w:asciiTheme="minorBidi" w:hAnsiTheme="minorBidi" w:cstheme="minorBidi"/>
                <w:b/>
                <w:bCs/>
                <w:noProof/>
                <w:lang w:val="ru"/>
              </w:rPr>
              <w:t>ДЛК</w:t>
            </w:r>
          </w:p>
        </w:tc>
      </w:tr>
      <w:tr w:rsidR="00EA133B" w:rsidRPr="00EA133B" w:rsidTr="00E64492">
        <w:trPr>
          <w:trHeight w:val="276"/>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Cs/>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 xml:space="preserve">Телефон офиса </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Cs/>
                <w:noProof/>
              </w:rPr>
            </w:pPr>
            <w:r>
              <w:rPr>
                <w:rFonts w:asciiTheme="minorBidi" w:hAnsiTheme="minorBidi" w:cstheme="minorBidi"/>
                <w:noProof/>
                <w:lang w:val="ru"/>
              </w:rPr>
              <w:t>Менеджер ОТОСБ и КК</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офиса (прямой)</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Мобильный телефон</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452"/>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Адрес электронной почты</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491"/>
        </w:trPr>
        <w:tc>
          <w:tcPr>
            <w:tcW w:w="2694" w:type="dxa"/>
            <w:tcBorders>
              <w:left w:val="double" w:sz="4" w:space="0" w:color="auto"/>
              <w:bottom w:val="nil"/>
              <w:right w:val="nil"/>
            </w:tcBorders>
            <w:vAlign w:val="center"/>
          </w:tcPr>
          <w:p w:rsidR="00EA133B" w:rsidRPr="00EA133B" w:rsidRDefault="00EA133B" w:rsidP="00E64492">
            <w:pPr>
              <w:jc w:val="center"/>
              <w:rPr>
                <w:rFonts w:asciiTheme="minorBidi" w:hAnsiTheme="minorBidi" w:cstheme="minorBidi"/>
                <w:b/>
                <w:noProof/>
              </w:rPr>
            </w:pPr>
          </w:p>
        </w:tc>
        <w:tc>
          <w:tcPr>
            <w:tcW w:w="283" w:type="dxa"/>
            <w:tcBorders>
              <w:left w:val="nil"/>
              <w:bottom w:val="nil"/>
              <w:right w:val="nil"/>
            </w:tcBorders>
            <w:vAlign w:val="center"/>
          </w:tcPr>
          <w:p w:rsidR="00EA133B" w:rsidRPr="00EA133B" w:rsidRDefault="00EA133B" w:rsidP="00E64492">
            <w:pPr>
              <w:jc w:val="center"/>
              <w:rPr>
                <w:rFonts w:asciiTheme="minorBidi" w:hAnsiTheme="minorBidi" w:cstheme="minorBidi"/>
                <w:b/>
                <w:noProof/>
              </w:rPr>
            </w:pPr>
          </w:p>
        </w:tc>
        <w:tc>
          <w:tcPr>
            <w:tcW w:w="6662" w:type="dxa"/>
            <w:tcBorders>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r>
              <w:rPr>
                <w:rFonts w:asciiTheme="minorBidi" w:hAnsiTheme="minorBidi" w:cstheme="minorBidi"/>
                <w:b/>
                <w:bCs/>
                <w:noProof/>
                <w:lang w:val="ru"/>
              </w:rPr>
              <w:t>Заместитель ДЛК</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b/>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b/>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b/>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b/>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 xml:space="preserve">Телефон офиса </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Региональный менеджер  </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офиса (прямой)</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Мобильный телефон</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Адрес электронной почты</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300"/>
        </w:trPr>
        <w:tc>
          <w:tcPr>
            <w:tcW w:w="2694" w:type="dxa"/>
            <w:tcBorders>
              <w:top w:val="nil"/>
              <w:left w:val="double" w:sz="4" w:space="0" w:color="auto"/>
              <w:bottom w:val="double" w:sz="4" w:space="0" w:color="auto"/>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double" w:sz="4" w:space="0" w:color="auto"/>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double" w:sz="4" w:space="0" w:color="auto"/>
              <w:right w:val="double" w:sz="4" w:space="0" w:color="auto"/>
            </w:tcBorders>
            <w:vAlign w:val="center"/>
          </w:tcPr>
          <w:p w:rsidR="00EA133B" w:rsidRPr="00EA133B" w:rsidRDefault="00EA133B" w:rsidP="00E64492">
            <w:pPr>
              <w:rPr>
                <w:rFonts w:asciiTheme="minorBidi" w:hAnsiTheme="minorBidi" w:cstheme="minorBidi"/>
                <w:noProof/>
              </w:rPr>
            </w:pPr>
          </w:p>
        </w:tc>
      </w:tr>
    </w:tbl>
    <w:p w:rsidR="00EA133B" w:rsidRPr="00EA133B" w:rsidRDefault="00EA133B" w:rsidP="00EA133B">
      <w:pPr>
        <w:rPr>
          <w:rFonts w:asciiTheme="minorBidi" w:hAnsiTheme="minorBidi" w:cstheme="minorBidi"/>
          <w:noProof/>
          <w:sz w:val="20"/>
          <w:szCs w:val="20"/>
        </w:rPr>
      </w:pPr>
    </w:p>
    <w:tbl>
      <w:tblPr>
        <w:tblStyle w:val="TableGrid1"/>
        <w:tblW w:w="9639" w:type="dxa"/>
        <w:tblInd w:w="108" w:type="dxa"/>
        <w:tblLayout w:type="fixed"/>
        <w:tblLook w:val="04A0" w:firstRow="1" w:lastRow="0" w:firstColumn="1" w:lastColumn="0" w:noHBand="0" w:noVBand="1"/>
        <w:tblPrChange w:id="10" w:author="Bollard Practice1" w:date="2024-11-07T10:58:00Z">
          <w:tblPr>
            <w:tblStyle w:val="TableGrid1"/>
            <w:tblW w:w="9639" w:type="dxa"/>
            <w:tblInd w:w="108" w:type="dxa"/>
            <w:tblLayout w:type="fixed"/>
            <w:tblLook w:val="04A0" w:firstRow="1" w:lastRow="0" w:firstColumn="1" w:lastColumn="0" w:noHBand="0" w:noVBand="1"/>
          </w:tblPr>
        </w:tblPrChange>
      </w:tblPr>
      <w:tblGrid>
        <w:gridCol w:w="2694"/>
        <w:gridCol w:w="283"/>
        <w:gridCol w:w="6662"/>
        <w:tblGridChange w:id="11">
          <w:tblGrid>
            <w:gridCol w:w="2694"/>
            <w:gridCol w:w="283"/>
            <w:gridCol w:w="6662"/>
          </w:tblGrid>
        </w:tblGridChange>
      </w:tblGrid>
      <w:tr w:rsidR="00EA133B" w:rsidRPr="00D772FD" w:rsidTr="00D8337B">
        <w:trPr>
          <w:trHeight w:val="553"/>
          <w:trPrChange w:id="12" w:author="Bollard Practice1" w:date="2024-11-07T10:58:00Z">
            <w:trPr>
              <w:trHeight w:val="553"/>
            </w:trPr>
          </w:trPrChange>
        </w:trPr>
        <w:tc>
          <w:tcPr>
            <w:tcW w:w="9639" w:type="dxa"/>
            <w:gridSpan w:val="3"/>
            <w:tcBorders>
              <w:top w:val="double" w:sz="4" w:space="0" w:color="auto"/>
              <w:left w:val="double" w:sz="4" w:space="0" w:color="auto"/>
              <w:bottom w:val="single" w:sz="4" w:space="0" w:color="000000"/>
              <w:right w:val="double" w:sz="4" w:space="0" w:color="auto"/>
            </w:tcBorders>
            <w:shd w:val="clear" w:color="auto" w:fill="008E85"/>
            <w:vAlign w:val="center"/>
            <w:tcPrChange w:id="13" w:author="Bollard Practice1" w:date="2024-11-07T10:58:00Z">
              <w:tcPr>
                <w:tcW w:w="9639" w:type="dxa"/>
                <w:gridSpan w:val="3"/>
                <w:tcBorders>
                  <w:top w:val="double" w:sz="4" w:space="0" w:color="auto"/>
                  <w:left w:val="double" w:sz="4" w:space="0" w:color="auto"/>
                  <w:bottom w:val="single" w:sz="4" w:space="0" w:color="000000"/>
                  <w:right w:val="double" w:sz="4" w:space="0" w:color="auto"/>
                </w:tcBorders>
                <w:shd w:val="clear" w:color="auto" w:fill="0000FF"/>
                <w:vAlign w:val="center"/>
              </w:tcPr>
            </w:tcPrChange>
          </w:tcPr>
          <w:p w:rsidR="00EA133B" w:rsidRPr="008379ED" w:rsidRDefault="00EA133B" w:rsidP="00E64492">
            <w:pPr>
              <w:jc w:val="center"/>
              <w:rPr>
                <w:rFonts w:asciiTheme="minorBidi" w:hAnsiTheme="minorBidi" w:cstheme="minorBidi"/>
                <w:b/>
                <w:noProof/>
                <w:color w:val="FFFFFF" w:themeColor="background1"/>
                <w:sz w:val="24"/>
                <w:szCs w:val="24"/>
                <w:lang w:val="ru-RU"/>
              </w:rPr>
            </w:pPr>
            <w:bookmarkStart w:id="14" w:name="_Toc485894120"/>
            <w:r>
              <w:rPr>
                <w:rStyle w:val="10"/>
                <w:rFonts w:asciiTheme="minorBidi" w:hAnsiTheme="minorBidi" w:cstheme="minorBidi"/>
                <w:noProof/>
                <w:color w:val="FFFFFF" w:themeColor="background1"/>
                <w:sz w:val="22"/>
                <w:szCs w:val="22"/>
                <w:lang w:val="ru"/>
              </w:rPr>
              <w:t>Руководитель службы безопасности Компании</w:t>
            </w:r>
            <w:bookmarkEnd w:id="14"/>
            <w:r w:rsidR="00161669" w:rsidRPr="008379ED">
              <w:rPr>
                <w:rStyle w:val="10"/>
                <w:rFonts w:asciiTheme="minorBidi" w:hAnsiTheme="minorBidi" w:cstheme="minorBidi"/>
                <w:noProof/>
                <w:color w:val="FFFFFF" w:themeColor="background1"/>
                <w:sz w:val="22"/>
                <w:szCs w:val="22"/>
                <w:lang w:val="ru-RU"/>
              </w:rPr>
              <w:t xml:space="preserve"> -</w:t>
            </w:r>
            <w:r>
              <w:rPr>
                <w:rFonts w:asciiTheme="minorBidi" w:hAnsiTheme="minorBidi" w:cstheme="minorBidi"/>
                <w:b/>
                <w:bCs/>
                <w:noProof/>
                <w:color w:val="FFFFFF" w:themeColor="background1"/>
                <w:sz w:val="24"/>
                <w:szCs w:val="24"/>
                <w:lang w:val="ru"/>
              </w:rPr>
              <w:t xml:space="preserve"> Региональные организации</w:t>
            </w:r>
          </w:p>
        </w:tc>
      </w:tr>
      <w:tr w:rsidR="00EA133B" w:rsidRPr="00D772FD" w:rsidTr="00E64492">
        <w:trPr>
          <w:trHeight w:val="122"/>
        </w:trPr>
        <w:tc>
          <w:tcPr>
            <w:tcW w:w="2694" w:type="dxa"/>
            <w:tcBorders>
              <w:left w:val="double" w:sz="4" w:space="0" w:color="auto"/>
              <w:bottom w:val="nil"/>
              <w:right w:val="nil"/>
            </w:tcBorders>
            <w:vAlign w:val="center"/>
          </w:tcPr>
          <w:p w:rsidR="00EA133B" w:rsidRPr="008379ED" w:rsidRDefault="00EA133B" w:rsidP="00E64492">
            <w:pPr>
              <w:jc w:val="center"/>
              <w:rPr>
                <w:rFonts w:asciiTheme="minorBidi" w:hAnsiTheme="minorBidi" w:cstheme="minorBidi"/>
                <w:noProof/>
                <w:lang w:val="ru-RU"/>
              </w:rPr>
            </w:pPr>
          </w:p>
        </w:tc>
        <w:tc>
          <w:tcPr>
            <w:tcW w:w="283" w:type="dxa"/>
            <w:tcBorders>
              <w:left w:val="nil"/>
              <w:bottom w:val="nil"/>
              <w:right w:val="nil"/>
            </w:tcBorders>
            <w:vAlign w:val="center"/>
          </w:tcPr>
          <w:p w:rsidR="00EA133B" w:rsidRPr="008379ED" w:rsidRDefault="00EA133B" w:rsidP="00E64492">
            <w:pPr>
              <w:jc w:val="center"/>
              <w:rPr>
                <w:rFonts w:asciiTheme="minorBidi" w:hAnsiTheme="minorBidi" w:cstheme="minorBidi"/>
                <w:noProof/>
                <w:lang w:val="ru-RU"/>
              </w:rPr>
            </w:pPr>
          </w:p>
        </w:tc>
        <w:tc>
          <w:tcPr>
            <w:tcW w:w="6662" w:type="dxa"/>
            <w:tcBorders>
              <w:left w:val="nil"/>
              <w:bottom w:val="nil"/>
              <w:right w:val="double" w:sz="4" w:space="0" w:color="auto"/>
            </w:tcBorders>
            <w:vAlign w:val="center"/>
          </w:tcPr>
          <w:p w:rsidR="00EA133B" w:rsidRPr="008379ED" w:rsidRDefault="00EA133B" w:rsidP="00E64492">
            <w:pPr>
              <w:jc w:val="center"/>
              <w:rPr>
                <w:rFonts w:asciiTheme="minorBidi" w:hAnsiTheme="minorBidi" w:cstheme="minorBidi"/>
                <w:noProof/>
                <w:lang w:val="ru-RU"/>
              </w:rPr>
            </w:pPr>
          </w:p>
        </w:tc>
      </w:tr>
      <w:tr w:rsidR="00EA133B" w:rsidRPr="00EA133B" w:rsidTr="00E64492">
        <w:trPr>
          <w:trHeight w:val="461"/>
        </w:trPr>
        <w:tc>
          <w:tcPr>
            <w:tcW w:w="2694" w:type="dxa"/>
            <w:tcBorders>
              <w:top w:val="nil"/>
              <w:left w:val="double" w:sz="4" w:space="0" w:color="auto"/>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283" w:type="dxa"/>
            <w:tcBorders>
              <w:top w:val="nil"/>
              <w:left w:val="nil"/>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r>
              <w:rPr>
                <w:rFonts w:asciiTheme="minorBidi" w:hAnsiTheme="minorBidi" w:cstheme="minorBidi"/>
                <w:b/>
                <w:bCs/>
                <w:noProof/>
                <w:lang w:val="ru"/>
              </w:rPr>
              <w:t>РСБ</w:t>
            </w:r>
          </w:p>
        </w:tc>
      </w:tr>
      <w:tr w:rsidR="00EA133B" w:rsidRPr="00EA133B" w:rsidTr="00E64492">
        <w:trPr>
          <w:trHeight w:val="276"/>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pStyle w:val="ac"/>
              <w:rPr>
                <w:rFonts w:asciiTheme="minorBidi" w:hAnsiTheme="minorBidi" w:cstheme="minorBidi"/>
                <w:b/>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jc w:val="center"/>
              <w:rPr>
                <w:rFonts w:asciiTheme="minorBidi" w:hAnsiTheme="minorBidi" w:cstheme="minorBidi"/>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 xml:space="preserve">Телефон офиса </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ОТОСБ и КК</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офиса (прямой)</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Мобильный телефон</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452"/>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Адрес электронной почты</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300"/>
        </w:trPr>
        <w:tc>
          <w:tcPr>
            <w:tcW w:w="2694" w:type="dxa"/>
            <w:tcBorders>
              <w:top w:val="nil"/>
              <w:left w:val="double" w:sz="4" w:space="0" w:color="auto"/>
              <w:bottom w:val="single" w:sz="4" w:space="0" w:color="000000"/>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single" w:sz="4" w:space="0" w:color="000000"/>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single" w:sz="4" w:space="0" w:color="000000"/>
              <w:right w:val="double" w:sz="4" w:space="0" w:color="auto"/>
            </w:tcBorders>
            <w:vAlign w:val="center"/>
          </w:tcPr>
          <w:p w:rsidR="00EA133B" w:rsidRPr="00EA133B" w:rsidRDefault="00EA133B" w:rsidP="00E64492">
            <w:pPr>
              <w:jc w:val="center"/>
              <w:rPr>
                <w:rFonts w:asciiTheme="minorBidi" w:hAnsiTheme="minorBidi" w:cstheme="minorBidi"/>
                <w:noProof/>
              </w:rPr>
            </w:pPr>
          </w:p>
        </w:tc>
      </w:tr>
      <w:tr w:rsidR="00EA133B" w:rsidRPr="00D772FD" w:rsidTr="00E64492">
        <w:trPr>
          <w:trHeight w:val="491"/>
        </w:trPr>
        <w:tc>
          <w:tcPr>
            <w:tcW w:w="2694" w:type="dxa"/>
            <w:tcBorders>
              <w:left w:val="double" w:sz="4" w:space="0" w:color="auto"/>
              <w:bottom w:val="nil"/>
              <w:right w:val="nil"/>
            </w:tcBorders>
            <w:vAlign w:val="center"/>
          </w:tcPr>
          <w:p w:rsidR="00EA133B" w:rsidRPr="00EA133B" w:rsidRDefault="00EA133B" w:rsidP="00E64492">
            <w:pPr>
              <w:jc w:val="center"/>
              <w:rPr>
                <w:rFonts w:asciiTheme="minorBidi" w:hAnsiTheme="minorBidi" w:cstheme="minorBidi"/>
                <w:b/>
                <w:noProof/>
              </w:rPr>
            </w:pPr>
          </w:p>
        </w:tc>
        <w:tc>
          <w:tcPr>
            <w:tcW w:w="283" w:type="dxa"/>
            <w:tcBorders>
              <w:left w:val="nil"/>
              <w:bottom w:val="nil"/>
              <w:right w:val="nil"/>
            </w:tcBorders>
            <w:vAlign w:val="center"/>
          </w:tcPr>
          <w:p w:rsidR="00EA133B" w:rsidRPr="00EA133B" w:rsidRDefault="00EA133B" w:rsidP="00E64492">
            <w:pPr>
              <w:jc w:val="center"/>
              <w:rPr>
                <w:rFonts w:asciiTheme="minorBidi" w:hAnsiTheme="minorBidi" w:cstheme="minorBidi"/>
                <w:b/>
                <w:noProof/>
              </w:rPr>
            </w:pPr>
          </w:p>
        </w:tc>
        <w:tc>
          <w:tcPr>
            <w:tcW w:w="6662" w:type="dxa"/>
            <w:tcBorders>
              <w:left w:val="nil"/>
              <w:bottom w:val="nil"/>
              <w:right w:val="double" w:sz="4" w:space="0" w:color="auto"/>
            </w:tcBorders>
            <w:vAlign w:val="center"/>
          </w:tcPr>
          <w:p w:rsidR="00EA133B" w:rsidRPr="008379ED" w:rsidRDefault="00EA133B" w:rsidP="00E64492">
            <w:pPr>
              <w:rPr>
                <w:rFonts w:asciiTheme="minorBidi" w:hAnsiTheme="minorBidi" w:cstheme="minorBidi"/>
                <w:b/>
                <w:noProof/>
                <w:lang w:val="ru-RU"/>
              </w:rPr>
            </w:pPr>
            <w:r>
              <w:rPr>
                <w:rFonts w:asciiTheme="minorBidi" w:hAnsiTheme="minorBidi" w:cstheme="minorBidi"/>
                <w:b/>
                <w:bCs/>
                <w:noProof/>
                <w:lang w:val="ru"/>
              </w:rPr>
              <w:t>Заместитель руководителя службы безопасности Компании</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283" w:type="dxa"/>
            <w:tcBorders>
              <w:top w:val="nil"/>
              <w:left w:val="nil"/>
              <w:bottom w:val="nil"/>
              <w:right w:val="nil"/>
            </w:tcBorders>
            <w:vAlign w:val="center"/>
          </w:tcPr>
          <w:p w:rsidR="00EA133B" w:rsidRPr="008379ED" w:rsidRDefault="00EA133B" w:rsidP="00E64492">
            <w:pPr>
              <w:jc w:val="center"/>
              <w:rPr>
                <w:rFonts w:asciiTheme="minorBidi" w:hAnsiTheme="minorBidi" w:cstheme="minorBidi"/>
                <w:b/>
                <w:noProof/>
                <w:lang w:val="ru-RU"/>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r>
              <w:rPr>
                <w:rFonts w:asciiTheme="minorBidi" w:hAnsiTheme="minorBidi" w:cstheme="minorBidi"/>
                <w:b/>
                <w:bCs/>
                <w:noProof/>
                <w:lang w:val="ru"/>
              </w:rPr>
              <w:t xml:space="preserve">Йанно де Вет </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b/>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b/>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b/>
                <w:noProof/>
              </w:rPr>
            </w:pPr>
            <w:r>
              <w:rPr>
                <w:rFonts w:asciiTheme="minorBidi" w:hAnsiTheme="minorBidi" w:cstheme="minorBidi"/>
                <w:b/>
                <w:bCs/>
                <w:noProof/>
                <w:lang w:val="ru"/>
              </w:rPr>
              <w:t>Менеджер по безопасности Группы</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 xml:space="preserve">Телефон офиса </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+ 31 10 454 9911</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офиса (прямой)</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+ 31 10 454 9911</w:t>
            </w:r>
          </w:p>
        </w:tc>
      </w:tr>
      <w:tr w:rsidR="00EA133B" w:rsidRPr="00EA133B" w:rsidTr="00E64492">
        <w:trPr>
          <w:trHeight w:val="300"/>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Мобильный телефон</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+ 971 50 6358464</w:t>
            </w:r>
          </w:p>
        </w:tc>
      </w:tr>
      <w:tr w:rsidR="00EA133B" w:rsidRPr="00EA133B" w:rsidTr="00E64492">
        <w:trPr>
          <w:trHeight w:val="454"/>
        </w:trPr>
        <w:tc>
          <w:tcPr>
            <w:tcW w:w="2694" w:type="dxa"/>
            <w:tcBorders>
              <w:top w:val="nil"/>
              <w:left w:val="double" w:sz="4" w:space="0" w:color="auto"/>
              <w:bottom w:val="nil"/>
              <w:right w:val="nil"/>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Адрес электронной почты</w:t>
            </w:r>
          </w:p>
        </w:tc>
        <w:tc>
          <w:tcPr>
            <w:tcW w:w="283" w:type="dxa"/>
            <w:tcBorders>
              <w:top w:val="nil"/>
              <w:left w:val="nil"/>
              <w:bottom w:val="nil"/>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nil"/>
              <w:right w:val="double" w:sz="4" w:space="0" w:color="auto"/>
            </w:tcBorders>
            <w:vAlign w:val="center"/>
          </w:tcPr>
          <w:p w:rsidR="00EA133B" w:rsidRPr="00EA133B" w:rsidRDefault="00D772FD" w:rsidP="00E64492">
            <w:pPr>
              <w:rPr>
                <w:rFonts w:asciiTheme="minorBidi" w:hAnsiTheme="minorBidi" w:cstheme="minorBidi"/>
                <w:noProof/>
              </w:rPr>
            </w:pPr>
            <w:hyperlink r:id="rId15" w:history="1">
              <w:r w:rsidR="00EA133B">
                <w:rPr>
                  <w:rStyle w:val="af2"/>
                  <w:rFonts w:asciiTheme="minorBidi" w:hAnsiTheme="minorBidi" w:cstheme="minorBidi"/>
                  <w:noProof/>
                  <w:lang w:val="ru"/>
                </w:rPr>
                <w:t>jdewet@smitlamnalco.com</w:t>
              </w:r>
            </w:hyperlink>
          </w:p>
        </w:tc>
      </w:tr>
      <w:tr w:rsidR="00EA133B" w:rsidRPr="00EA133B" w:rsidTr="00E64492">
        <w:trPr>
          <w:trHeight w:val="300"/>
        </w:trPr>
        <w:tc>
          <w:tcPr>
            <w:tcW w:w="2694" w:type="dxa"/>
            <w:tcBorders>
              <w:top w:val="nil"/>
              <w:left w:val="double" w:sz="4" w:space="0" w:color="auto"/>
              <w:bottom w:val="double" w:sz="4" w:space="0" w:color="auto"/>
              <w:right w:val="nil"/>
            </w:tcBorders>
            <w:vAlign w:val="center"/>
          </w:tcPr>
          <w:p w:rsidR="00EA133B" w:rsidRPr="00EA133B" w:rsidRDefault="00EA133B" w:rsidP="00E64492">
            <w:pPr>
              <w:jc w:val="center"/>
              <w:rPr>
                <w:rFonts w:asciiTheme="minorBidi" w:hAnsiTheme="minorBidi" w:cstheme="minorBidi"/>
                <w:noProof/>
              </w:rPr>
            </w:pPr>
          </w:p>
        </w:tc>
        <w:tc>
          <w:tcPr>
            <w:tcW w:w="283" w:type="dxa"/>
            <w:tcBorders>
              <w:top w:val="nil"/>
              <w:left w:val="nil"/>
              <w:bottom w:val="double" w:sz="4" w:space="0" w:color="auto"/>
              <w:right w:val="nil"/>
            </w:tcBorders>
            <w:vAlign w:val="center"/>
          </w:tcPr>
          <w:p w:rsidR="00EA133B" w:rsidRPr="00EA133B" w:rsidRDefault="00EA133B" w:rsidP="00E64492">
            <w:pPr>
              <w:jc w:val="center"/>
              <w:rPr>
                <w:rFonts w:asciiTheme="minorBidi" w:hAnsiTheme="minorBidi" w:cstheme="minorBidi"/>
                <w:noProof/>
              </w:rPr>
            </w:pPr>
          </w:p>
        </w:tc>
        <w:tc>
          <w:tcPr>
            <w:tcW w:w="6662" w:type="dxa"/>
            <w:tcBorders>
              <w:top w:val="nil"/>
              <w:left w:val="nil"/>
              <w:bottom w:val="double" w:sz="4" w:space="0" w:color="auto"/>
              <w:right w:val="double" w:sz="4" w:space="0" w:color="auto"/>
            </w:tcBorders>
            <w:vAlign w:val="center"/>
          </w:tcPr>
          <w:p w:rsidR="00EA133B" w:rsidRPr="00EA133B" w:rsidRDefault="00EA133B" w:rsidP="00E64492">
            <w:pPr>
              <w:rPr>
                <w:rFonts w:asciiTheme="minorBidi" w:hAnsiTheme="minorBidi" w:cstheme="minorBidi"/>
                <w:noProof/>
              </w:rPr>
            </w:pPr>
          </w:p>
        </w:tc>
      </w:tr>
    </w:tbl>
    <w:p w:rsidR="00EA133B" w:rsidRPr="00EA133B" w:rsidRDefault="00EA133B" w:rsidP="00EA133B">
      <w:pPr>
        <w:rPr>
          <w:rFonts w:asciiTheme="minorBidi" w:hAnsiTheme="minorBidi" w:cstheme="minorBidi"/>
          <w:noProof/>
          <w:sz w:val="20"/>
          <w:szCs w:val="20"/>
        </w:rPr>
      </w:pPr>
    </w:p>
    <w:tbl>
      <w:tblPr>
        <w:tblStyle w:val="af1"/>
        <w:tblW w:w="0" w:type="auto"/>
        <w:tblInd w:w="675" w:type="dxa"/>
        <w:tblLook w:val="04A0" w:firstRow="1" w:lastRow="0" w:firstColumn="1" w:lastColumn="0" w:noHBand="0" w:noVBand="1"/>
      </w:tblPr>
      <w:tblGrid>
        <w:gridCol w:w="8505"/>
      </w:tblGrid>
      <w:tr w:rsidR="00EA133B" w:rsidRPr="00D772FD" w:rsidTr="00E64492">
        <w:tc>
          <w:tcPr>
            <w:tcW w:w="8505" w:type="dxa"/>
          </w:tcPr>
          <w:p w:rsidR="00EA133B" w:rsidRPr="008379ED" w:rsidRDefault="00EA133B" w:rsidP="00E64492">
            <w:pPr>
              <w:jc w:val="center"/>
              <w:rPr>
                <w:rFonts w:asciiTheme="minorBidi" w:hAnsiTheme="minorBidi" w:cstheme="minorBidi"/>
                <w:b/>
                <w:noProof/>
                <w:color w:val="0000FF"/>
                <w:sz w:val="32"/>
                <w:szCs w:val="32"/>
                <w:u w:val="single"/>
                <w:lang w:val="ru-RU"/>
              </w:rPr>
            </w:pPr>
            <w:r>
              <w:rPr>
                <w:rFonts w:asciiTheme="minorBidi" w:hAnsiTheme="minorBidi" w:cstheme="minorBidi"/>
                <w:b/>
                <w:bCs/>
                <w:noProof/>
                <w:color w:val="0000FF"/>
                <w:sz w:val="32"/>
                <w:szCs w:val="32"/>
                <w:u w:val="single"/>
                <w:lang w:val="ru"/>
              </w:rPr>
              <w:lastRenderedPageBreak/>
              <w:t xml:space="preserve">ДЛЯ КОМАНДЫ АВАРИЙНОГО РЕАГИРОВАНИЯ ГРУППЫ </w:t>
            </w:r>
          </w:p>
          <w:p w:rsidR="00EA133B" w:rsidRPr="008379ED" w:rsidRDefault="00EA133B" w:rsidP="00E64492">
            <w:pPr>
              <w:jc w:val="center"/>
              <w:rPr>
                <w:rFonts w:asciiTheme="minorBidi" w:hAnsiTheme="minorBidi" w:cstheme="minorBidi"/>
                <w:b/>
                <w:noProof/>
                <w:color w:val="FF0000"/>
                <w:sz w:val="32"/>
                <w:szCs w:val="32"/>
                <w:lang w:val="ru-RU"/>
              </w:rPr>
            </w:pPr>
            <w:r>
              <w:rPr>
                <w:rFonts w:asciiTheme="minorBidi" w:hAnsiTheme="minorBidi" w:cstheme="minorBidi"/>
                <w:b/>
                <w:bCs/>
                <w:noProof/>
                <w:color w:val="FF0000"/>
                <w:sz w:val="32"/>
                <w:szCs w:val="32"/>
                <w:lang w:val="ru"/>
              </w:rPr>
              <w:t xml:space="preserve">КОНТАКТНОЕ ЛИЦО КОМАНДЫ АВАРИЙНОГО РЕАГИРОВАНИЯ ГРУППЫ 24 ЧАСА  </w:t>
            </w:r>
          </w:p>
          <w:p w:rsidR="00EA133B" w:rsidRPr="008379ED" w:rsidRDefault="00EA133B" w:rsidP="00E64492">
            <w:pPr>
              <w:jc w:val="center"/>
              <w:rPr>
                <w:rFonts w:asciiTheme="minorBidi" w:hAnsiTheme="minorBidi" w:cstheme="minorBidi"/>
                <w:b/>
                <w:noProof/>
                <w:color w:val="FF0000"/>
                <w:sz w:val="32"/>
                <w:szCs w:val="32"/>
                <w:lang w:val="ru-RU"/>
              </w:rPr>
            </w:pPr>
            <w:r>
              <w:rPr>
                <w:rFonts w:asciiTheme="minorBidi" w:hAnsiTheme="minorBidi" w:cstheme="minorBidi"/>
                <w:b/>
                <w:bCs/>
                <w:noProof/>
                <w:color w:val="FF0000"/>
                <w:sz w:val="32"/>
                <w:szCs w:val="32"/>
                <w:lang w:val="ru"/>
              </w:rPr>
              <w:t>+31 88 076 4911</w:t>
            </w:r>
          </w:p>
          <w:p w:rsidR="00EA133B" w:rsidRPr="008379ED" w:rsidRDefault="00EA133B" w:rsidP="00E64492">
            <w:pPr>
              <w:jc w:val="center"/>
              <w:rPr>
                <w:rFonts w:asciiTheme="minorBidi" w:hAnsiTheme="minorBidi" w:cstheme="minorBidi"/>
                <w:b/>
                <w:noProof/>
                <w:color w:val="FF0000"/>
                <w:sz w:val="32"/>
                <w:szCs w:val="32"/>
                <w:lang w:val="ru-RU"/>
              </w:rPr>
            </w:pPr>
            <w:r>
              <w:rPr>
                <w:rFonts w:asciiTheme="minorBidi" w:hAnsiTheme="minorBidi" w:cstheme="minorBidi"/>
                <w:b/>
                <w:bCs/>
                <w:noProof/>
                <w:color w:val="FF0000"/>
                <w:sz w:val="32"/>
                <w:szCs w:val="32"/>
                <w:lang w:val="ru"/>
              </w:rPr>
              <w:t>(Сотрудник, принимающий вызов, информирует командование ГРУППЫ, которое решает задействовать команду аварийного реагирования (КАР) ГРУППЫ)</w:t>
            </w:r>
          </w:p>
        </w:tc>
      </w:tr>
    </w:tbl>
    <w:p w:rsidR="00EA133B" w:rsidRPr="008379ED" w:rsidRDefault="00EA133B" w:rsidP="00EA133B">
      <w:pPr>
        <w:rPr>
          <w:rFonts w:asciiTheme="minorBidi" w:hAnsiTheme="minorBidi" w:cstheme="minorBidi"/>
          <w:noProof/>
          <w:sz w:val="20"/>
          <w:szCs w:val="20"/>
          <w:lang w:val="ru-RU"/>
        </w:rPr>
      </w:pPr>
    </w:p>
    <w:tbl>
      <w:tblPr>
        <w:tblW w:w="9639" w:type="dxa"/>
        <w:tblInd w:w="40" w:type="dxa"/>
        <w:tblLayout w:type="fixed"/>
        <w:tblCellMar>
          <w:left w:w="43" w:type="dxa"/>
          <w:right w:w="43" w:type="dxa"/>
        </w:tblCellMar>
        <w:tblLook w:val="0000" w:firstRow="0" w:lastRow="0" w:firstColumn="0" w:lastColumn="0" w:noHBand="0" w:noVBand="0"/>
      </w:tblPr>
      <w:tblGrid>
        <w:gridCol w:w="2835"/>
        <w:gridCol w:w="3402"/>
        <w:gridCol w:w="3402"/>
      </w:tblGrid>
      <w:tr w:rsidR="00EA133B" w:rsidRPr="00EA133B" w:rsidTr="00E64492">
        <w:trPr>
          <w:cantSplit/>
          <w:trHeight w:val="441"/>
        </w:trPr>
        <w:tc>
          <w:tcPr>
            <w:tcW w:w="9639" w:type="dxa"/>
            <w:gridSpan w:val="3"/>
            <w:tcBorders>
              <w:top w:val="single" w:sz="6" w:space="0" w:color="auto"/>
              <w:left w:val="single" w:sz="6" w:space="0" w:color="auto"/>
              <w:bottom w:val="single" w:sz="6" w:space="0" w:color="auto"/>
              <w:right w:val="single" w:sz="6" w:space="0" w:color="auto"/>
            </w:tcBorders>
            <w:vAlign w:val="center"/>
          </w:tcPr>
          <w:p w:rsidR="00EA133B" w:rsidRPr="00D8337B" w:rsidRDefault="00EA133B" w:rsidP="00D8337B">
            <w:pPr>
              <w:pStyle w:val="TableText"/>
              <w:jc w:val="center"/>
              <w:rPr>
                <w:rFonts w:asciiTheme="minorBidi" w:hAnsiTheme="minorBidi" w:cstheme="minorBidi"/>
                <w:b/>
                <w:bCs/>
                <w:noProof/>
                <w:color w:val="008E85"/>
                <w:sz w:val="32"/>
                <w:szCs w:val="32"/>
                <w:lang w:val="ru-RU"/>
                <w:rPrChange w:id="15" w:author="Bollard Practice1" w:date="2024-11-07T10:58:00Z">
                  <w:rPr>
                    <w:rFonts w:asciiTheme="minorBidi" w:hAnsiTheme="minorBidi" w:cstheme="minorBidi"/>
                    <w:b/>
                    <w:bCs/>
                    <w:noProof/>
                    <w:color w:val="365F91" w:themeColor="accent1" w:themeShade="BF"/>
                    <w:sz w:val="32"/>
                    <w:szCs w:val="32"/>
                    <w:lang w:val="ru-RU"/>
                  </w:rPr>
                </w:rPrChange>
              </w:rPr>
            </w:pPr>
            <w:r w:rsidRPr="00D8337B">
              <w:rPr>
                <w:rFonts w:asciiTheme="minorBidi" w:hAnsiTheme="minorBidi" w:cstheme="minorBidi"/>
                <w:b/>
                <w:bCs/>
                <w:noProof/>
                <w:color w:val="008E85"/>
                <w:sz w:val="32"/>
                <w:szCs w:val="32"/>
                <w:lang w:val="ru"/>
                <w:rPrChange w:id="16" w:author="Bollard Practice1" w:date="2024-11-07T10:58:00Z">
                  <w:rPr>
                    <w:rFonts w:asciiTheme="minorBidi" w:hAnsiTheme="minorBidi" w:cstheme="minorBidi"/>
                    <w:b/>
                    <w:bCs/>
                    <w:noProof/>
                    <w:color w:val="365F91" w:themeColor="accent1" w:themeShade="BF"/>
                    <w:sz w:val="32"/>
                    <w:szCs w:val="32"/>
                    <w:lang w:val="ru"/>
                  </w:rPr>
                </w:rPrChange>
              </w:rPr>
              <w:t>Команда аварийного реагирования Smit Lamnalco – ГРУППА</w:t>
            </w:r>
            <w:r w:rsidRPr="00D8337B">
              <w:rPr>
                <w:rFonts w:asciiTheme="minorBidi" w:hAnsiTheme="minorBidi" w:cstheme="minorBidi"/>
                <w:noProof/>
                <w:color w:val="008E85"/>
                <w:sz w:val="32"/>
                <w:szCs w:val="32"/>
                <w:lang w:val="ru"/>
                <w:rPrChange w:id="17" w:author="Bollard Practice1" w:date="2024-11-07T10:58:00Z">
                  <w:rPr>
                    <w:rFonts w:asciiTheme="minorBidi" w:hAnsiTheme="minorBidi" w:cstheme="minorBidi"/>
                    <w:noProof/>
                    <w:color w:val="365F91" w:themeColor="accent1" w:themeShade="BF"/>
                    <w:sz w:val="32"/>
                    <w:szCs w:val="32"/>
                    <w:lang w:val="ru"/>
                  </w:rPr>
                </w:rPrChange>
              </w:rPr>
              <w:t xml:space="preserve"> </w:t>
            </w:r>
          </w:p>
          <w:p w:rsidR="00EA133B" w:rsidRPr="008379ED" w:rsidRDefault="00EA133B" w:rsidP="00E64492">
            <w:pPr>
              <w:pStyle w:val="TableText"/>
              <w:jc w:val="center"/>
              <w:rPr>
                <w:rFonts w:asciiTheme="minorBidi" w:hAnsiTheme="minorBidi" w:cstheme="minorBidi"/>
                <w:b/>
                <w:noProof/>
                <w:sz w:val="32"/>
                <w:szCs w:val="32"/>
                <w:lang w:val="ru-RU"/>
              </w:rPr>
            </w:pPr>
            <w:r>
              <w:rPr>
                <w:rFonts w:asciiTheme="minorBidi" w:hAnsiTheme="minorBidi" w:cstheme="minorBidi"/>
                <w:b/>
                <w:bCs/>
                <w:noProof/>
                <w:sz w:val="32"/>
                <w:szCs w:val="32"/>
                <w:lang w:val="ru"/>
              </w:rPr>
              <w:t xml:space="preserve">Пункт КАР = Помещение Правления, 5-й этаж </w:t>
            </w:r>
          </w:p>
          <w:p w:rsidR="00EA133B" w:rsidRPr="00EA133B" w:rsidRDefault="00D772FD" w:rsidP="00E64492">
            <w:pPr>
              <w:pStyle w:val="TableText"/>
              <w:jc w:val="center"/>
              <w:rPr>
                <w:rFonts w:asciiTheme="minorBidi" w:hAnsiTheme="minorBidi" w:cstheme="minorBidi"/>
                <w:b/>
                <w:noProof/>
                <w:sz w:val="32"/>
                <w:szCs w:val="32"/>
              </w:rPr>
            </w:pPr>
            <w:hyperlink r:id="rId16" w:history="1">
              <w:r w:rsidR="00EA133B">
                <w:rPr>
                  <w:rStyle w:val="af2"/>
                  <w:rFonts w:asciiTheme="minorBidi" w:hAnsiTheme="minorBidi" w:cstheme="minorBidi"/>
                  <w:b/>
                  <w:bCs/>
                  <w:noProof/>
                  <w:sz w:val="32"/>
                  <w:szCs w:val="32"/>
                  <w:lang w:val="ru"/>
                </w:rPr>
                <w:t>Emergency.group@smitlamnalco.com</w:t>
              </w:r>
            </w:hyperlink>
          </w:p>
          <w:p w:rsidR="00EA133B" w:rsidRPr="00EA133B" w:rsidRDefault="00EA133B" w:rsidP="00E64492">
            <w:pPr>
              <w:pStyle w:val="TableText"/>
              <w:jc w:val="center"/>
              <w:rPr>
                <w:rFonts w:asciiTheme="minorBidi" w:hAnsiTheme="minorBidi" w:cstheme="minorBidi"/>
                <w:b/>
                <w:noProof/>
                <w:sz w:val="32"/>
                <w:szCs w:val="32"/>
              </w:rPr>
            </w:pPr>
          </w:p>
        </w:tc>
      </w:tr>
      <w:tr w:rsidR="00EA133B" w:rsidRPr="00EA133B" w:rsidTr="00E64492">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p>
        </w:tc>
        <w:tc>
          <w:tcPr>
            <w:tcW w:w="3402"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1-е контактное лицо</w:t>
            </w:r>
          </w:p>
        </w:tc>
        <w:tc>
          <w:tcPr>
            <w:tcW w:w="3402"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2-е контактное лицо/заместитель</w:t>
            </w:r>
          </w:p>
        </w:tc>
      </w:tr>
      <w:tr w:rsidR="00EA133B" w:rsidRPr="00D772FD" w:rsidTr="00E64492">
        <w:trPr>
          <w:cantSplit/>
          <w:trHeight w:val="627"/>
        </w:trPr>
        <w:tc>
          <w:tcPr>
            <w:tcW w:w="2835" w:type="dxa"/>
            <w:tcBorders>
              <w:top w:val="single" w:sz="4" w:space="0" w:color="auto"/>
              <w:left w:val="single" w:sz="4" w:space="0" w:color="auto"/>
              <w:bottom w:val="single" w:sz="6"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Командование ГРУППЫ</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Директор по эксплуатации</w:t>
            </w:r>
          </w:p>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Мобильный тел.: +31 6 5267 4404</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Менеджер по эксплуатации Группы</w:t>
            </w:r>
          </w:p>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Мобильный тел. :+31 6 2043 9850</w:t>
            </w:r>
          </w:p>
        </w:tc>
      </w:tr>
      <w:tr w:rsidR="00EA133B" w:rsidRPr="00EA133B" w:rsidTr="00E64492">
        <w:trPr>
          <w:cantSplit/>
          <w:trHeight w:val="628"/>
        </w:trPr>
        <w:tc>
          <w:tcPr>
            <w:tcW w:w="2835" w:type="dxa"/>
            <w:tcBorders>
              <w:left w:val="single" w:sz="4" w:space="0" w:color="auto"/>
              <w:bottom w:val="single" w:sz="6"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 xml:space="preserve">Департамент эксплуатации ГРУППЫ  </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Менеджер по эксплуатации Группы</w:t>
            </w:r>
          </w:p>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Мобильный тел. :+31 6 2043 9850 </w:t>
            </w:r>
          </w:p>
        </w:tc>
        <w:tc>
          <w:tcPr>
            <w:tcW w:w="3402"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Соответствующий региональный менеджер </w:t>
            </w:r>
          </w:p>
        </w:tc>
      </w:tr>
      <w:tr w:rsidR="00EA133B" w:rsidRPr="00D772FD" w:rsidTr="00E64492">
        <w:trPr>
          <w:cantSplit/>
          <w:trHeight w:val="628"/>
        </w:trPr>
        <w:tc>
          <w:tcPr>
            <w:tcW w:w="2835" w:type="dxa"/>
            <w:tcBorders>
              <w:left w:val="single" w:sz="4" w:space="0" w:color="auto"/>
              <w:bottom w:val="single" w:sz="6"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 xml:space="preserve">Технический департамент ГРУППЫ </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 xml:space="preserve">Главный технический директор </w:t>
            </w:r>
          </w:p>
          <w:p w:rsidR="00EA133B" w:rsidRPr="00EA133B" w:rsidRDefault="00EA133B" w:rsidP="00E64492">
            <w:pPr>
              <w:pStyle w:val="af3"/>
              <w:jc w:val="center"/>
              <w:rPr>
                <w:rFonts w:asciiTheme="minorBidi" w:hAnsiTheme="minorBidi" w:cstheme="minorBidi"/>
                <w:noProof/>
                <w:sz w:val="20"/>
              </w:rPr>
            </w:pPr>
            <w:r>
              <w:rPr>
                <w:rFonts w:asciiTheme="minorBidi" w:hAnsiTheme="minorBidi" w:cstheme="minorBidi"/>
                <w:noProof/>
                <w:sz w:val="20"/>
                <w:lang w:val="ru"/>
              </w:rPr>
              <w:t>Мобильный тел. +31 6 51256442</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 xml:space="preserve">Технический директор Группы  </w:t>
            </w:r>
          </w:p>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Мобильный тел. :+31 6 43471287</w:t>
            </w:r>
          </w:p>
        </w:tc>
      </w:tr>
      <w:tr w:rsidR="00EA133B" w:rsidRPr="00D772FD" w:rsidTr="00E64492">
        <w:trPr>
          <w:cantSplit/>
          <w:trHeight w:val="628"/>
        </w:trPr>
        <w:tc>
          <w:tcPr>
            <w:tcW w:w="2835" w:type="dxa"/>
            <w:tcBorders>
              <w:left w:val="single" w:sz="4" w:space="0" w:color="auto"/>
              <w:bottom w:val="single" w:sz="4" w:space="0" w:color="auto"/>
              <w:right w:val="single" w:sz="4" w:space="0" w:color="auto"/>
            </w:tcBorders>
            <w:vAlign w:val="center"/>
          </w:tcPr>
          <w:p w:rsidR="00EA133B" w:rsidRPr="008379ED" w:rsidRDefault="00EA133B" w:rsidP="00161669">
            <w:pPr>
              <w:pStyle w:val="TableText"/>
              <w:jc w:val="center"/>
              <w:rPr>
                <w:rFonts w:asciiTheme="minorBidi" w:hAnsiTheme="minorBidi" w:cstheme="minorBidi"/>
                <w:b/>
                <w:noProof/>
                <w:lang w:val="ru-RU"/>
              </w:rPr>
            </w:pPr>
            <w:r>
              <w:rPr>
                <w:rFonts w:asciiTheme="minorBidi" w:hAnsiTheme="minorBidi" w:cstheme="minorBidi"/>
                <w:b/>
                <w:bCs/>
                <w:noProof/>
                <w:lang w:val="ru"/>
              </w:rPr>
              <w:t>Отдел по работе с персоналом/</w:t>
            </w:r>
            <w:r w:rsidR="00161669">
              <w:rPr>
                <w:rFonts w:asciiTheme="minorBidi" w:hAnsiTheme="minorBidi" w:cstheme="minorBidi"/>
                <w:b/>
                <w:bCs/>
                <w:noProof/>
                <w:lang w:val="ru-RU"/>
              </w:rPr>
              <w:t xml:space="preserve">отдел </w:t>
            </w:r>
            <w:r>
              <w:rPr>
                <w:rFonts w:asciiTheme="minorBidi" w:hAnsiTheme="minorBidi" w:cstheme="minorBidi"/>
                <w:b/>
                <w:bCs/>
                <w:noProof/>
                <w:lang w:val="ru"/>
              </w:rPr>
              <w:t>крюинга ГРУППЫ</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Директор по управлению персоналом</w:t>
            </w:r>
          </w:p>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Мобильный тел.: +31 6 39011865</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Менеджер отдела крюинга Группы</w:t>
            </w:r>
          </w:p>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Мобильный тел.: +65 6596 30449</w:t>
            </w:r>
          </w:p>
        </w:tc>
      </w:tr>
      <w:tr w:rsidR="00EA133B" w:rsidRPr="00D772FD" w:rsidTr="00E6449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ОТОСБ И КК ГРУППЫ</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 xml:space="preserve">Менеджер ОТОСБ и КК Группы  </w:t>
            </w:r>
          </w:p>
          <w:p w:rsidR="00EA133B" w:rsidRPr="008379ED"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Мобильный тел.: +31 6 23556688</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Соответствующий менеджер ОТОСБ и КК</w:t>
            </w:r>
          </w:p>
        </w:tc>
      </w:tr>
      <w:tr w:rsidR="00EA133B" w:rsidRPr="00EA133B" w:rsidTr="00E6449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Департамент страхования ГРУППЫ</w:t>
            </w:r>
          </w:p>
        </w:tc>
        <w:tc>
          <w:tcPr>
            <w:tcW w:w="3402" w:type="dxa"/>
            <w:tcBorders>
              <w:top w:val="single" w:sz="4" w:space="0" w:color="auto"/>
              <w:left w:val="nil"/>
              <w:bottom w:val="single" w:sz="4" w:space="0" w:color="auto"/>
              <w:right w:val="single" w:sz="4" w:space="0" w:color="auto"/>
            </w:tcBorders>
            <w:vAlign w:val="center"/>
          </w:tcPr>
          <w:p w:rsidR="00EA133B" w:rsidRPr="00C03B04"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Менеджер по страхованию Группы</w:t>
            </w:r>
          </w:p>
          <w:p w:rsidR="00EA133B" w:rsidRPr="00C03B04" w:rsidRDefault="00EA133B" w:rsidP="00E64492">
            <w:pPr>
              <w:pStyle w:val="af3"/>
              <w:jc w:val="center"/>
              <w:rPr>
                <w:rFonts w:asciiTheme="minorBidi" w:hAnsiTheme="minorBidi" w:cstheme="minorBidi"/>
                <w:noProof/>
                <w:sz w:val="20"/>
                <w:lang w:val="ru-RU"/>
              </w:rPr>
            </w:pPr>
            <w:r>
              <w:rPr>
                <w:rFonts w:asciiTheme="minorBidi" w:hAnsiTheme="minorBidi" w:cstheme="minorBidi"/>
                <w:noProof/>
                <w:sz w:val="20"/>
                <w:lang w:val="ru"/>
              </w:rPr>
              <w:t>Мобильный тел.: +31 6 38061533</w:t>
            </w:r>
          </w:p>
        </w:tc>
        <w:tc>
          <w:tcPr>
            <w:tcW w:w="3402"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НЕТ ДАННЫХ</w:t>
            </w:r>
          </w:p>
        </w:tc>
      </w:tr>
      <w:tr w:rsidR="00EA133B" w:rsidRPr="00EA133B" w:rsidTr="00E6449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Департамент юридического обеспечения Группы</w:t>
            </w:r>
          </w:p>
        </w:tc>
        <w:tc>
          <w:tcPr>
            <w:tcW w:w="3402" w:type="dxa"/>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Менеджер юридического обеспечения Группы</w:t>
            </w:r>
          </w:p>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Мобильный тел.: +31 6 2013 1724</w:t>
            </w:r>
          </w:p>
        </w:tc>
        <w:tc>
          <w:tcPr>
            <w:tcW w:w="3402"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af3"/>
              <w:jc w:val="center"/>
              <w:rPr>
                <w:rFonts w:asciiTheme="minorBidi" w:hAnsiTheme="minorBidi" w:cstheme="minorBidi"/>
                <w:noProof/>
                <w:sz w:val="20"/>
              </w:rPr>
            </w:pPr>
            <w:r>
              <w:rPr>
                <w:rFonts w:asciiTheme="minorBidi" w:hAnsiTheme="minorBidi" w:cstheme="minorBidi"/>
                <w:noProof/>
                <w:sz w:val="20"/>
                <w:lang w:val="ru"/>
              </w:rPr>
              <w:t>НЕТ ДАННЫХ</w:t>
            </w:r>
          </w:p>
        </w:tc>
      </w:tr>
      <w:tr w:rsidR="00EA133B" w:rsidRPr="00D772FD" w:rsidTr="00E64492">
        <w:trPr>
          <w:cantSplit/>
          <w:trHeight w:val="628"/>
        </w:trPr>
        <w:tc>
          <w:tcPr>
            <w:tcW w:w="2835"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Ликвидация разливов нефти</w:t>
            </w:r>
          </w:p>
        </w:tc>
        <w:tc>
          <w:tcPr>
            <w:tcW w:w="6804" w:type="dxa"/>
            <w:gridSpan w:val="2"/>
            <w:tcBorders>
              <w:top w:val="single" w:sz="4" w:space="0" w:color="auto"/>
              <w:left w:val="nil"/>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b/>
                <w:noProof/>
                <w:lang w:val="ru-RU"/>
              </w:rPr>
            </w:pPr>
            <w:r>
              <w:rPr>
                <w:rFonts w:asciiTheme="minorBidi" w:hAnsiTheme="minorBidi" w:cstheme="minorBidi"/>
                <w:b/>
                <w:bCs/>
                <w:noProof/>
                <w:lang w:val="ru"/>
              </w:rPr>
              <w:t>Для конкретной области см. руководство по судовому плану чрезвычайных мер по борьбе с загрязнением нефтью/обратитесь к менеджеру контракта</w:t>
            </w:r>
          </w:p>
        </w:tc>
      </w:tr>
    </w:tbl>
    <w:p w:rsidR="00EA133B" w:rsidRPr="008379ED" w:rsidRDefault="00EA133B" w:rsidP="00EA133B">
      <w:pPr>
        <w:pStyle w:val="1"/>
        <w:rPr>
          <w:rFonts w:asciiTheme="minorBidi" w:hAnsiTheme="minorBidi" w:cstheme="minorBidi"/>
          <w:noProof/>
          <w:sz w:val="20"/>
          <w:szCs w:val="20"/>
          <w:lang w:val="ru-RU"/>
        </w:rPr>
      </w:pPr>
      <w:bookmarkStart w:id="18" w:name="_Toc398734776"/>
    </w:p>
    <w:p w:rsidR="00EA133B" w:rsidRPr="008379ED" w:rsidRDefault="00EA133B" w:rsidP="00EA133B">
      <w:pPr>
        <w:pStyle w:val="1"/>
        <w:rPr>
          <w:rFonts w:asciiTheme="minorBidi" w:hAnsiTheme="minorBidi" w:cstheme="minorBidi"/>
          <w:b w:val="0"/>
          <w:bCs w:val="0"/>
          <w:noProof/>
          <w:sz w:val="20"/>
          <w:szCs w:val="20"/>
          <w:lang w:val="ru-RU"/>
        </w:rPr>
      </w:pPr>
    </w:p>
    <w:p w:rsidR="00EA133B" w:rsidRPr="008379ED" w:rsidRDefault="00EA133B" w:rsidP="00EA133B">
      <w:pPr>
        <w:rPr>
          <w:rFonts w:asciiTheme="minorBidi" w:hAnsiTheme="minorBidi" w:cstheme="minorBidi"/>
          <w:noProof/>
          <w:lang w:val="ru-RU"/>
        </w:rPr>
      </w:pPr>
    </w:p>
    <w:p w:rsidR="00EA133B" w:rsidRPr="008379ED" w:rsidRDefault="00EA133B" w:rsidP="00EA133B">
      <w:pPr>
        <w:rPr>
          <w:rFonts w:asciiTheme="minorBidi" w:hAnsiTheme="minorBidi" w:cstheme="minorBidi"/>
          <w:noProof/>
          <w:lang w:val="ru-RU"/>
        </w:rPr>
      </w:pPr>
    </w:p>
    <w:p w:rsidR="00EA133B" w:rsidRPr="008379ED" w:rsidRDefault="00EA133B" w:rsidP="00EA133B">
      <w:pPr>
        <w:pStyle w:val="1"/>
        <w:rPr>
          <w:rFonts w:asciiTheme="minorBidi" w:hAnsiTheme="minorBidi" w:cstheme="minorBidi"/>
          <w:b w:val="0"/>
          <w:bCs w:val="0"/>
          <w:noProof/>
          <w:sz w:val="20"/>
          <w:szCs w:val="20"/>
          <w:lang w:val="ru-RU"/>
        </w:rPr>
      </w:pPr>
    </w:p>
    <w:p w:rsidR="00EA133B" w:rsidRPr="00D8337B" w:rsidRDefault="00EA133B" w:rsidP="00EA133B">
      <w:pPr>
        <w:pStyle w:val="1"/>
        <w:rPr>
          <w:rFonts w:asciiTheme="minorBidi" w:hAnsiTheme="minorBidi" w:cstheme="minorBidi"/>
          <w:noProof/>
          <w:color w:val="008E85"/>
          <w:sz w:val="20"/>
          <w:szCs w:val="20"/>
          <w:lang w:val="ru-RU"/>
          <w:rPrChange w:id="19" w:author="Bollard Practice1" w:date="2024-11-07T10:59:00Z">
            <w:rPr>
              <w:rFonts w:asciiTheme="minorBidi" w:hAnsiTheme="minorBidi" w:cstheme="minorBidi"/>
              <w:noProof/>
              <w:sz w:val="20"/>
              <w:szCs w:val="20"/>
              <w:lang w:val="ru-RU"/>
            </w:rPr>
          </w:rPrChange>
        </w:rPr>
      </w:pPr>
      <w:bookmarkStart w:id="20" w:name="_Toc485894121"/>
      <w:r w:rsidRPr="00D8337B">
        <w:rPr>
          <w:rFonts w:asciiTheme="minorBidi" w:hAnsiTheme="minorBidi" w:cstheme="minorBidi"/>
          <w:noProof/>
          <w:color w:val="008E85"/>
          <w:sz w:val="20"/>
          <w:szCs w:val="20"/>
          <w:lang w:val="ru"/>
          <w:rPrChange w:id="21" w:author="Bollard Practice1" w:date="2024-11-07T10:59:00Z">
            <w:rPr>
              <w:rFonts w:asciiTheme="minorBidi" w:hAnsiTheme="minorBidi" w:cstheme="minorBidi"/>
              <w:noProof/>
              <w:sz w:val="20"/>
              <w:szCs w:val="20"/>
              <w:lang w:val="ru"/>
            </w:rPr>
          </w:rPrChange>
        </w:rPr>
        <w:t>Стандартный состав команды аварийного реагирования (КАР) ГРУППЫ:</w:t>
      </w:r>
      <w:bookmarkEnd w:id="18"/>
      <w:bookmarkEnd w:id="20"/>
    </w:p>
    <w:p w:rsidR="00EA133B" w:rsidRPr="00EA133B" w:rsidRDefault="00EA133B" w:rsidP="00EA133B">
      <w:pPr>
        <w:rPr>
          <w:rFonts w:asciiTheme="minorBidi" w:hAnsiTheme="minorBidi" w:cstheme="minorBidi"/>
          <w:noProof/>
        </w:rPr>
      </w:pPr>
      <w:r>
        <w:rPr>
          <w:rFonts w:asciiTheme="minorBidi" w:hAnsiTheme="minorBidi" w:cstheme="minorBidi"/>
          <w:noProof/>
          <w:lang w:val="ru"/>
        </w:rPr>
        <w:t>В зависимости от фактической чрезвычайной ситуации, применимы нижеуказанные функции (по усмотрению Председателя):</w:t>
      </w:r>
    </w:p>
    <w:tbl>
      <w:tblPr>
        <w:tblStyle w:val="af1"/>
        <w:tblW w:w="9588" w:type="dxa"/>
        <w:tblLook w:val="04A0" w:firstRow="1" w:lastRow="0" w:firstColumn="1" w:lastColumn="0" w:noHBand="0" w:noVBand="1"/>
      </w:tblPr>
      <w:tblGrid>
        <w:gridCol w:w="2569"/>
        <w:gridCol w:w="2529"/>
        <w:gridCol w:w="2208"/>
        <w:gridCol w:w="2282"/>
      </w:tblGrid>
      <w:tr w:rsidR="00EA133B" w:rsidRPr="00D772FD" w:rsidTr="00E64492">
        <w:trPr>
          <w:trHeight w:val="454"/>
        </w:trPr>
        <w:tc>
          <w:tcPr>
            <w:tcW w:w="2569" w:type="dxa"/>
            <w:vAlign w:val="center"/>
          </w:tcPr>
          <w:p w:rsidR="00EA133B" w:rsidRPr="00EA133B" w:rsidRDefault="00EA133B" w:rsidP="00E64492">
            <w:pPr>
              <w:rPr>
                <w:rFonts w:asciiTheme="minorBidi" w:hAnsiTheme="minorBidi" w:cstheme="minorBidi"/>
                <w:b/>
                <w:bCs/>
                <w:noProof/>
              </w:rPr>
            </w:pPr>
            <w:r>
              <w:rPr>
                <w:rFonts w:asciiTheme="minorBidi" w:hAnsiTheme="minorBidi" w:cstheme="minorBidi"/>
                <w:b/>
                <w:bCs/>
                <w:noProof/>
                <w:lang w:val="ru"/>
              </w:rPr>
              <w:t>Функция</w:t>
            </w:r>
          </w:p>
        </w:tc>
        <w:tc>
          <w:tcPr>
            <w:tcW w:w="2529" w:type="dxa"/>
            <w:vAlign w:val="center"/>
          </w:tcPr>
          <w:p w:rsidR="00EA133B" w:rsidRPr="00EA133B" w:rsidRDefault="00EA133B" w:rsidP="00E64492">
            <w:pPr>
              <w:rPr>
                <w:rFonts w:asciiTheme="minorBidi" w:hAnsiTheme="minorBidi" w:cstheme="minorBidi"/>
                <w:b/>
                <w:bCs/>
                <w:noProof/>
              </w:rPr>
            </w:pPr>
            <w:r>
              <w:rPr>
                <w:rFonts w:asciiTheme="minorBidi" w:hAnsiTheme="minorBidi" w:cstheme="minorBidi"/>
                <w:b/>
                <w:bCs/>
                <w:noProof/>
                <w:lang w:val="ru"/>
              </w:rPr>
              <w:t>Должность</w:t>
            </w:r>
          </w:p>
        </w:tc>
        <w:tc>
          <w:tcPr>
            <w:tcW w:w="2208" w:type="dxa"/>
            <w:vAlign w:val="center"/>
          </w:tcPr>
          <w:p w:rsidR="00EA133B" w:rsidRPr="00EA133B" w:rsidRDefault="00EA133B" w:rsidP="00E64492">
            <w:pPr>
              <w:rPr>
                <w:rFonts w:asciiTheme="minorBidi" w:hAnsiTheme="minorBidi" w:cstheme="minorBidi"/>
                <w:b/>
                <w:bCs/>
                <w:noProof/>
              </w:rPr>
            </w:pPr>
            <w:r>
              <w:rPr>
                <w:rFonts w:asciiTheme="minorBidi" w:hAnsiTheme="minorBidi" w:cstheme="minorBidi"/>
                <w:b/>
                <w:bCs/>
                <w:noProof/>
                <w:lang w:val="ru"/>
              </w:rPr>
              <w:t xml:space="preserve">Резерв </w:t>
            </w:r>
          </w:p>
        </w:tc>
        <w:tc>
          <w:tcPr>
            <w:tcW w:w="2282" w:type="dxa"/>
            <w:vAlign w:val="center"/>
          </w:tcPr>
          <w:p w:rsidR="00EA133B" w:rsidRPr="008379ED" w:rsidRDefault="00EA133B" w:rsidP="00E64492">
            <w:pPr>
              <w:rPr>
                <w:rFonts w:asciiTheme="minorBidi" w:hAnsiTheme="minorBidi" w:cstheme="minorBidi"/>
                <w:b/>
                <w:bCs/>
                <w:noProof/>
                <w:lang w:val="ru-RU"/>
              </w:rPr>
            </w:pPr>
            <w:r>
              <w:rPr>
                <w:rFonts w:asciiTheme="minorBidi" w:hAnsiTheme="minorBidi" w:cstheme="minorBidi"/>
                <w:b/>
                <w:bCs/>
                <w:noProof/>
                <w:lang w:val="ru"/>
              </w:rPr>
              <w:t xml:space="preserve">Обмен информацией и связь с  </w:t>
            </w:r>
          </w:p>
        </w:tc>
      </w:tr>
      <w:tr w:rsidR="00EA133B" w:rsidRPr="00EA133B" w:rsidTr="00E64492">
        <w:trPr>
          <w:trHeight w:val="454"/>
        </w:trPr>
        <w:tc>
          <w:tcPr>
            <w:tcW w:w="256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Председателем / Координатором</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Директор по эксплуатации</w:t>
            </w:r>
          </w:p>
        </w:tc>
        <w:tc>
          <w:tcPr>
            <w:tcW w:w="2208"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по эксплуатации Группы</w:t>
            </w: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Совет директоров</w:t>
            </w:r>
          </w:p>
        </w:tc>
      </w:tr>
      <w:tr w:rsidR="00EA133B" w:rsidRPr="00EA133B" w:rsidTr="00E64492">
        <w:trPr>
          <w:trHeight w:val="454"/>
        </w:trPr>
        <w:tc>
          <w:tcPr>
            <w:tcW w:w="256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Контактирование с контрактом/Клиентом</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по эксплуатации Группы</w:t>
            </w:r>
          </w:p>
        </w:tc>
        <w:tc>
          <w:tcPr>
            <w:tcW w:w="2208"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Директор по эксплуатации</w:t>
            </w: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Региональный менеджер  </w:t>
            </w:r>
          </w:p>
        </w:tc>
      </w:tr>
      <w:tr w:rsidR="00EA133B" w:rsidRPr="00EA133B" w:rsidTr="00E64492">
        <w:trPr>
          <w:trHeight w:val="454"/>
        </w:trPr>
        <w:tc>
          <w:tcPr>
            <w:tcW w:w="256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Контактирование с департаментом страхования </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по страхованию Группы</w:t>
            </w:r>
          </w:p>
        </w:tc>
        <w:tc>
          <w:tcPr>
            <w:tcW w:w="2208"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Директор по эксплуатации</w:t>
            </w: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Экстренный контакт по страхованию</w:t>
            </w:r>
          </w:p>
        </w:tc>
      </w:tr>
      <w:tr w:rsidR="00EA133B" w:rsidRPr="00EA133B" w:rsidTr="00E64492">
        <w:trPr>
          <w:trHeight w:val="454"/>
        </w:trPr>
        <w:tc>
          <w:tcPr>
            <w:tcW w:w="256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Техническая поддержка</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Главный технический директор </w:t>
            </w:r>
          </w:p>
        </w:tc>
        <w:tc>
          <w:tcPr>
            <w:tcW w:w="2208"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 xml:space="preserve">Технический директор Группы  </w:t>
            </w: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Технический менеджер</w:t>
            </w:r>
          </w:p>
        </w:tc>
      </w:tr>
      <w:tr w:rsidR="00EA133B" w:rsidRPr="00EA133B" w:rsidTr="00E64492">
        <w:trPr>
          <w:trHeight w:val="454"/>
        </w:trPr>
        <w:tc>
          <w:tcPr>
            <w:tcW w:w="2569" w:type="dxa"/>
            <w:vAlign w:val="center"/>
          </w:tcPr>
          <w:p w:rsidR="00EA133B" w:rsidRPr="008379ED" w:rsidRDefault="00EA133B" w:rsidP="00E64492">
            <w:pPr>
              <w:rPr>
                <w:rFonts w:asciiTheme="minorBidi" w:hAnsiTheme="minorBidi" w:cstheme="minorBidi"/>
                <w:noProof/>
                <w:lang w:val="ru-RU"/>
              </w:rPr>
            </w:pPr>
            <w:r>
              <w:rPr>
                <w:rFonts w:asciiTheme="minorBidi" w:hAnsiTheme="minorBidi" w:cstheme="minorBidi"/>
                <w:noProof/>
                <w:lang w:val="ru"/>
              </w:rPr>
              <w:t xml:space="preserve">Поддержка отдела по работе с персоналом/экипажем </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Директор по управлению персоналом</w:t>
            </w:r>
          </w:p>
        </w:tc>
        <w:tc>
          <w:tcPr>
            <w:tcW w:w="2208"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отдела крюинга Группы</w:t>
            </w:r>
          </w:p>
        </w:tc>
        <w:tc>
          <w:tcPr>
            <w:tcW w:w="2282" w:type="dxa"/>
            <w:vAlign w:val="center"/>
          </w:tcPr>
          <w:p w:rsidR="00EA133B" w:rsidRPr="00EA133B" w:rsidRDefault="00EA133B" w:rsidP="00161669">
            <w:pPr>
              <w:rPr>
                <w:rFonts w:asciiTheme="minorBidi" w:hAnsiTheme="minorBidi" w:cstheme="minorBidi"/>
                <w:noProof/>
              </w:rPr>
            </w:pPr>
            <w:r>
              <w:rPr>
                <w:rFonts w:asciiTheme="minorBidi" w:hAnsiTheme="minorBidi" w:cstheme="minorBidi"/>
                <w:noProof/>
                <w:lang w:val="ru"/>
              </w:rPr>
              <w:t xml:space="preserve">Менеджер по персоналу / </w:t>
            </w:r>
            <w:r w:rsidR="00161669">
              <w:rPr>
                <w:rFonts w:asciiTheme="minorBidi" w:hAnsiTheme="minorBidi" w:cstheme="minorBidi"/>
                <w:noProof/>
                <w:lang w:val="ru"/>
              </w:rPr>
              <w:t>крюингу</w:t>
            </w:r>
          </w:p>
        </w:tc>
      </w:tr>
      <w:tr w:rsidR="00EA133B" w:rsidRPr="00EA133B" w:rsidTr="00E64492">
        <w:trPr>
          <w:trHeight w:val="454"/>
        </w:trPr>
        <w:tc>
          <w:tcPr>
            <w:tcW w:w="256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Поддержка ОТОСБ и КК</w:t>
            </w:r>
          </w:p>
        </w:tc>
        <w:tc>
          <w:tcPr>
            <w:tcW w:w="2529" w:type="dxa"/>
            <w:vAlign w:val="center"/>
          </w:tcPr>
          <w:p w:rsidR="00EA133B" w:rsidRPr="008379ED" w:rsidRDefault="00EA133B" w:rsidP="00E64492">
            <w:pPr>
              <w:rPr>
                <w:rFonts w:asciiTheme="minorBidi" w:hAnsiTheme="minorBidi" w:cstheme="minorBidi"/>
                <w:noProof/>
                <w:lang w:val="ru-RU"/>
              </w:rPr>
            </w:pPr>
            <w:r>
              <w:rPr>
                <w:rFonts w:asciiTheme="minorBidi" w:hAnsiTheme="minorBidi" w:cstheme="minorBidi"/>
                <w:noProof/>
                <w:lang w:val="ru"/>
              </w:rPr>
              <w:t xml:space="preserve">Менеджер ОТОСБ и КК Группы  </w:t>
            </w:r>
          </w:p>
        </w:tc>
        <w:tc>
          <w:tcPr>
            <w:tcW w:w="2208" w:type="dxa"/>
            <w:vAlign w:val="center"/>
          </w:tcPr>
          <w:p w:rsidR="00EA133B" w:rsidRPr="008379ED" w:rsidRDefault="00EA133B" w:rsidP="00E64492">
            <w:pPr>
              <w:rPr>
                <w:rFonts w:asciiTheme="minorBidi" w:hAnsiTheme="minorBidi" w:cstheme="minorBidi"/>
                <w:noProof/>
                <w:lang w:val="ru-RU"/>
              </w:rPr>
            </w:pP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ОТОСБ и КК</w:t>
            </w:r>
          </w:p>
        </w:tc>
      </w:tr>
      <w:tr w:rsidR="00EA133B" w:rsidRPr="00EA133B" w:rsidTr="00E64492">
        <w:trPr>
          <w:trHeight w:val="454"/>
        </w:trPr>
        <w:tc>
          <w:tcPr>
            <w:tcW w:w="2569" w:type="dxa"/>
            <w:vAlign w:val="center"/>
          </w:tcPr>
          <w:p w:rsidR="00EA133B" w:rsidRPr="008379ED" w:rsidRDefault="00EA133B" w:rsidP="00E64492">
            <w:pPr>
              <w:rPr>
                <w:rFonts w:asciiTheme="minorBidi" w:hAnsiTheme="minorBidi" w:cstheme="minorBidi"/>
                <w:noProof/>
                <w:lang w:val="ru-RU"/>
              </w:rPr>
            </w:pPr>
            <w:r>
              <w:rPr>
                <w:rFonts w:asciiTheme="minorBidi" w:hAnsiTheme="minorBidi" w:cstheme="minorBidi"/>
                <w:noProof/>
                <w:lang w:val="ru"/>
              </w:rPr>
              <w:t>Поддержка в части обеспечения безопасности</w:t>
            </w:r>
          </w:p>
        </w:tc>
        <w:tc>
          <w:tcPr>
            <w:tcW w:w="2529"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по безопасности Группы</w:t>
            </w:r>
          </w:p>
        </w:tc>
        <w:tc>
          <w:tcPr>
            <w:tcW w:w="2208" w:type="dxa"/>
            <w:vAlign w:val="center"/>
          </w:tcPr>
          <w:p w:rsidR="00EA133B" w:rsidRPr="00EA133B" w:rsidRDefault="00EA133B" w:rsidP="00E64492">
            <w:pPr>
              <w:rPr>
                <w:rFonts w:asciiTheme="minorBidi" w:hAnsiTheme="minorBidi" w:cstheme="minorBidi"/>
                <w:noProof/>
              </w:rPr>
            </w:pPr>
          </w:p>
        </w:tc>
        <w:tc>
          <w:tcPr>
            <w:tcW w:w="2282" w:type="dxa"/>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Менеджер ОТОСБ и КК</w:t>
            </w:r>
          </w:p>
        </w:tc>
      </w:tr>
      <w:tr w:rsidR="00EA133B" w:rsidRPr="00EA133B" w:rsidTr="00E64492">
        <w:trPr>
          <w:trHeight w:val="454"/>
        </w:trPr>
        <w:tc>
          <w:tcPr>
            <w:tcW w:w="2569" w:type="dxa"/>
            <w:tcBorders>
              <w:bottom w:val="sing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Ответственный за ведение журнала</w:t>
            </w:r>
          </w:p>
        </w:tc>
        <w:tc>
          <w:tcPr>
            <w:tcW w:w="2529" w:type="dxa"/>
            <w:tcBorders>
              <w:bottom w:val="sing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Секретарь</w:t>
            </w:r>
          </w:p>
        </w:tc>
        <w:tc>
          <w:tcPr>
            <w:tcW w:w="2208" w:type="dxa"/>
            <w:tcBorders>
              <w:bottom w:val="sing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Секретарь</w:t>
            </w:r>
          </w:p>
        </w:tc>
        <w:tc>
          <w:tcPr>
            <w:tcW w:w="2282" w:type="dxa"/>
            <w:tcBorders>
              <w:bottom w:val="single" w:sz="4" w:space="0" w:color="auto"/>
            </w:tcBorders>
            <w:vAlign w:val="center"/>
          </w:tcPr>
          <w:p w:rsidR="00EA133B" w:rsidRPr="00EA133B" w:rsidRDefault="00EA133B" w:rsidP="00E64492">
            <w:pPr>
              <w:rPr>
                <w:rFonts w:asciiTheme="minorBidi" w:hAnsiTheme="minorBidi" w:cstheme="minorBidi"/>
                <w:noProof/>
              </w:rPr>
            </w:pPr>
          </w:p>
        </w:tc>
      </w:tr>
      <w:tr w:rsidR="00EA133B" w:rsidRPr="00D772FD" w:rsidTr="00E64492">
        <w:trPr>
          <w:trHeight w:val="454"/>
        </w:trPr>
        <w:tc>
          <w:tcPr>
            <w:tcW w:w="2569" w:type="dxa"/>
            <w:tcBorders>
              <w:bottom w:val="sing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СМИ</w:t>
            </w:r>
          </w:p>
        </w:tc>
        <w:tc>
          <w:tcPr>
            <w:tcW w:w="2529" w:type="dxa"/>
            <w:tcBorders>
              <w:bottom w:val="single" w:sz="4" w:space="0" w:color="auto"/>
            </w:tcBorders>
            <w:vAlign w:val="center"/>
          </w:tcPr>
          <w:p w:rsidR="00EA133B" w:rsidRPr="00EA133B" w:rsidRDefault="00EA133B" w:rsidP="00E64492">
            <w:pPr>
              <w:rPr>
                <w:rFonts w:asciiTheme="minorBidi" w:hAnsiTheme="minorBidi" w:cstheme="minorBidi"/>
                <w:noProof/>
              </w:rPr>
            </w:pPr>
            <w:r>
              <w:rPr>
                <w:rFonts w:asciiTheme="minorBidi" w:hAnsiTheme="minorBidi" w:cstheme="minorBidi"/>
                <w:noProof/>
                <w:lang w:val="ru"/>
              </w:rPr>
              <w:t>Директор по эксплуатации</w:t>
            </w:r>
          </w:p>
        </w:tc>
        <w:tc>
          <w:tcPr>
            <w:tcW w:w="2208" w:type="dxa"/>
            <w:tcBorders>
              <w:bottom w:val="single" w:sz="4" w:space="0" w:color="auto"/>
            </w:tcBorders>
            <w:vAlign w:val="center"/>
          </w:tcPr>
          <w:p w:rsidR="00EA133B" w:rsidRPr="00EA133B" w:rsidRDefault="00F76C14" w:rsidP="00E64492">
            <w:pPr>
              <w:rPr>
                <w:rFonts w:asciiTheme="minorBidi" w:hAnsiTheme="minorBidi" w:cstheme="minorBidi"/>
                <w:noProof/>
              </w:rPr>
            </w:pPr>
            <w:r>
              <w:rPr>
                <w:rFonts w:asciiTheme="minorBidi" w:hAnsiTheme="minorBidi" w:cstheme="minorBidi"/>
                <w:noProof/>
                <w:lang w:val="ru-RU"/>
              </w:rPr>
              <w:t xml:space="preserve">Генеральный </w:t>
            </w:r>
            <w:r w:rsidR="00EA133B">
              <w:rPr>
                <w:rFonts w:asciiTheme="minorBidi" w:hAnsiTheme="minorBidi" w:cstheme="minorBidi"/>
                <w:noProof/>
                <w:lang w:val="ru"/>
              </w:rPr>
              <w:t>директор</w:t>
            </w:r>
          </w:p>
        </w:tc>
        <w:tc>
          <w:tcPr>
            <w:tcW w:w="2282" w:type="dxa"/>
            <w:tcBorders>
              <w:bottom w:val="single" w:sz="4" w:space="0" w:color="auto"/>
            </w:tcBorders>
            <w:vAlign w:val="center"/>
          </w:tcPr>
          <w:p w:rsidR="00EA133B" w:rsidRPr="008379ED" w:rsidRDefault="00EA133B" w:rsidP="00161669">
            <w:pPr>
              <w:rPr>
                <w:rFonts w:asciiTheme="minorBidi" w:hAnsiTheme="minorBidi" w:cstheme="minorBidi"/>
                <w:noProof/>
                <w:lang w:val="ru-RU"/>
              </w:rPr>
            </w:pPr>
            <w:r>
              <w:rPr>
                <w:rFonts w:asciiTheme="minorBidi" w:hAnsiTheme="minorBidi" w:cstheme="minorBidi"/>
                <w:noProof/>
                <w:lang w:val="ru"/>
              </w:rPr>
              <w:t xml:space="preserve">Только через </w:t>
            </w:r>
            <w:r w:rsidR="00161669">
              <w:rPr>
                <w:rFonts w:asciiTheme="minorBidi" w:hAnsiTheme="minorBidi" w:cstheme="minorBidi"/>
                <w:noProof/>
                <w:lang w:val="ru"/>
              </w:rPr>
              <w:t xml:space="preserve">корпоративную </w:t>
            </w:r>
            <w:r>
              <w:rPr>
                <w:rFonts w:asciiTheme="minorBidi" w:hAnsiTheme="minorBidi" w:cstheme="minorBidi"/>
                <w:noProof/>
                <w:lang w:val="ru"/>
              </w:rPr>
              <w:t xml:space="preserve">команду аварийного реагирования и взаимодействия со СМИ </w:t>
            </w:r>
            <w:r w:rsidR="00161669">
              <w:rPr>
                <w:rFonts w:asciiTheme="minorBidi" w:hAnsiTheme="minorBidi" w:cstheme="minorBidi"/>
                <w:noProof/>
                <w:lang w:val="ru"/>
              </w:rPr>
              <w:t xml:space="preserve"> </w:t>
            </w:r>
          </w:p>
        </w:tc>
      </w:tr>
    </w:tbl>
    <w:p w:rsidR="00EA133B" w:rsidRPr="008379ED" w:rsidRDefault="00EA133B" w:rsidP="00EA133B">
      <w:pPr>
        <w:tabs>
          <w:tab w:val="left" w:pos="9356"/>
        </w:tabs>
        <w:rPr>
          <w:rFonts w:asciiTheme="minorBidi" w:hAnsiTheme="minorBidi" w:cstheme="minorBidi"/>
          <w:b/>
          <w:noProof/>
          <w:color w:val="FF0000"/>
          <w:sz w:val="20"/>
          <w:szCs w:val="20"/>
          <w:u w:val="single"/>
          <w:lang w:val="ru-RU"/>
        </w:rPr>
      </w:pPr>
    </w:p>
    <w:tbl>
      <w:tblPr>
        <w:tblW w:w="9639" w:type="dxa"/>
        <w:tblInd w:w="43" w:type="dxa"/>
        <w:tblLayout w:type="fixed"/>
        <w:tblCellMar>
          <w:left w:w="43" w:type="dxa"/>
          <w:right w:w="43" w:type="dxa"/>
        </w:tblCellMar>
        <w:tblLook w:val="0000" w:firstRow="0" w:lastRow="0" w:firstColumn="0" w:lastColumn="0" w:noHBand="0" w:noVBand="0"/>
        <w:tblPrChange w:id="22" w:author="Bollard Practice1" w:date="2024-11-07T10:59:00Z">
          <w:tblPr>
            <w:tblW w:w="9639" w:type="dxa"/>
            <w:tblInd w:w="43" w:type="dxa"/>
            <w:tblLayout w:type="fixed"/>
            <w:tblCellMar>
              <w:left w:w="43" w:type="dxa"/>
              <w:right w:w="43" w:type="dxa"/>
            </w:tblCellMar>
            <w:tblLook w:val="0000" w:firstRow="0" w:lastRow="0" w:firstColumn="0" w:lastColumn="0" w:noHBand="0" w:noVBand="0"/>
          </w:tblPr>
        </w:tblPrChange>
      </w:tblPr>
      <w:tblGrid>
        <w:gridCol w:w="1418"/>
        <w:gridCol w:w="2693"/>
        <w:gridCol w:w="2411"/>
        <w:gridCol w:w="3117"/>
        <w:tblGridChange w:id="23">
          <w:tblGrid>
            <w:gridCol w:w="1418"/>
            <w:gridCol w:w="2693"/>
            <w:gridCol w:w="2411"/>
            <w:gridCol w:w="3117"/>
          </w:tblGrid>
        </w:tblGridChange>
      </w:tblGrid>
      <w:tr w:rsidR="00EA133B" w:rsidRPr="00D772FD" w:rsidTr="00D8337B">
        <w:trPr>
          <w:cantSplit/>
          <w:trHeight w:val="493"/>
          <w:trPrChange w:id="24" w:author="Bollard Practice1" w:date="2024-11-07T10:59:00Z">
            <w:trPr>
              <w:cantSplit/>
              <w:trHeight w:val="493"/>
            </w:trPr>
          </w:trPrChange>
        </w:trPr>
        <w:tc>
          <w:tcPr>
            <w:tcW w:w="9639" w:type="dxa"/>
            <w:gridSpan w:val="4"/>
            <w:tcBorders>
              <w:top w:val="single" w:sz="6" w:space="0" w:color="auto"/>
              <w:left w:val="single" w:sz="4" w:space="0" w:color="auto"/>
              <w:bottom w:val="single" w:sz="4" w:space="0" w:color="auto"/>
              <w:right w:val="single" w:sz="4" w:space="0" w:color="auto"/>
            </w:tcBorders>
            <w:shd w:val="clear" w:color="auto" w:fill="008E85"/>
            <w:vAlign w:val="center"/>
            <w:tcPrChange w:id="25" w:author="Bollard Practice1" w:date="2024-11-07T10:59:00Z">
              <w:tcPr>
                <w:tcW w:w="9639" w:type="dxa"/>
                <w:gridSpan w:val="4"/>
                <w:tcBorders>
                  <w:top w:val="single" w:sz="6" w:space="0" w:color="auto"/>
                  <w:left w:val="single" w:sz="4" w:space="0" w:color="auto"/>
                  <w:bottom w:val="single" w:sz="4" w:space="0" w:color="auto"/>
                  <w:right w:val="single" w:sz="4" w:space="0" w:color="auto"/>
                </w:tcBorders>
                <w:shd w:val="clear" w:color="auto" w:fill="0000FF"/>
                <w:vAlign w:val="center"/>
              </w:tcPr>
            </w:tcPrChange>
          </w:tcPr>
          <w:p w:rsidR="00EA133B" w:rsidRPr="008379ED" w:rsidRDefault="00EA133B" w:rsidP="00E64492">
            <w:pPr>
              <w:pStyle w:val="TableText"/>
              <w:jc w:val="center"/>
              <w:rPr>
                <w:rFonts w:asciiTheme="minorBidi" w:hAnsiTheme="minorBidi" w:cstheme="minorBidi"/>
                <w:noProof/>
                <w:color w:val="auto"/>
                <w:sz w:val="32"/>
                <w:szCs w:val="32"/>
                <w:lang w:val="ru-RU"/>
              </w:rPr>
            </w:pPr>
            <w:bookmarkStart w:id="26" w:name="_Toc485894122"/>
            <w:r w:rsidRPr="00D8337B">
              <w:rPr>
                <w:rStyle w:val="10"/>
                <w:rFonts w:asciiTheme="minorBidi" w:hAnsiTheme="minorBidi" w:cstheme="minorBidi"/>
                <w:noProof/>
                <w:color w:val="FFFFFF" w:themeColor="background1"/>
                <w:sz w:val="32"/>
                <w:szCs w:val="32"/>
                <w:lang w:val="ru"/>
              </w:rPr>
              <w:t>Менеджеры контракта для каждого контракта</w:t>
            </w:r>
            <w:bookmarkEnd w:id="26"/>
            <w:r w:rsidRPr="00D8337B">
              <w:rPr>
                <w:rFonts w:asciiTheme="minorBidi" w:hAnsiTheme="minorBidi" w:cstheme="minorBidi"/>
                <w:b/>
                <w:bCs/>
                <w:noProof/>
                <w:color w:val="FFFFFF" w:themeColor="background1"/>
                <w:sz w:val="32"/>
                <w:szCs w:val="32"/>
                <w:lang w:val="ru"/>
                <w:rPrChange w:id="27" w:author="Bollard Practice1" w:date="2024-11-07T10:59:00Z">
                  <w:rPr>
                    <w:rFonts w:asciiTheme="minorBidi" w:hAnsiTheme="minorBidi" w:cstheme="minorBidi"/>
                    <w:b/>
                    <w:bCs/>
                    <w:noProof/>
                    <w:color w:val="auto"/>
                    <w:sz w:val="32"/>
                    <w:szCs w:val="32"/>
                    <w:lang w:val="ru"/>
                  </w:rPr>
                </w:rPrChange>
              </w:rPr>
              <w:t xml:space="preserve">/проекта </w:t>
            </w:r>
          </w:p>
        </w:tc>
      </w:tr>
      <w:tr w:rsidR="00EA133B" w:rsidRPr="00EA133B" w:rsidTr="00E64492">
        <w:trPr>
          <w:cantSplit/>
          <w:trHeight w:val="393"/>
        </w:trPr>
        <w:tc>
          <w:tcPr>
            <w:tcW w:w="1418" w:type="dxa"/>
            <w:tcBorders>
              <w:top w:val="single" w:sz="4" w:space="0" w:color="auto"/>
              <w:left w:val="single" w:sz="4" w:space="0" w:color="auto"/>
              <w:bottom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Контракт</w:t>
            </w:r>
          </w:p>
        </w:tc>
        <w:tc>
          <w:tcPr>
            <w:tcW w:w="2693"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 xml:space="preserve">Менеджер контракта </w:t>
            </w:r>
          </w:p>
        </w:tc>
        <w:tc>
          <w:tcPr>
            <w:tcW w:w="2411"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b/>
                <w:noProof/>
              </w:rPr>
            </w:pPr>
            <w:r>
              <w:rPr>
                <w:rFonts w:asciiTheme="minorBidi" w:hAnsiTheme="minorBidi" w:cstheme="minorBidi"/>
                <w:b/>
                <w:bCs/>
                <w:noProof/>
                <w:lang w:val="ru"/>
              </w:rPr>
              <w:t>Телефон</w:t>
            </w:r>
          </w:p>
        </w:tc>
        <w:tc>
          <w:tcPr>
            <w:tcW w:w="3117" w:type="dxa"/>
            <w:tcBorders>
              <w:top w:val="single" w:sz="4" w:space="0" w:color="auto"/>
              <w:left w:val="nil"/>
              <w:bottom w:val="single" w:sz="4" w:space="0" w:color="auto"/>
              <w:right w:val="single" w:sz="4" w:space="0" w:color="auto"/>
            </w:tcBorders>
            <w:vAlign w:val="center"/>
          </w:tcPr>
          <w:p w:rsidR="00EA133B" w:rsidRPr="00EA133B" w:rsidRDefault="00EA133B" w:rsidP="00E64492">
            <w:pPr>
              <w:pStyle w:val="af0"/>
              <w:jc w:val="center"/>
              <w:rPr>
                <w:rFonts w:asciiTheme="minorBidi" w:hAnsiTheme="minorBidi" w:cstheme="minorBidi"/>
                <w:b/>
                <w:noProof/>
                <w:sz w:val="20"/>
                <w:szCs w:val="20"/>
              </w:rPr>
            </w:pPr>
            <w:r>
              <w:rPr>
                <w:rFonts w:asciiTheme="minorBidi" w:hAnsiTheme="minorBidi" w:cstheme="minorBidi"/>
                <w:b/>
                <w:bCs/>
                <w:noProof/>
                <w:sz w:val="20"/>
                <w:szCs w:val="20"/>
                <w:lang w:val="ru"/>
              </w:rPr>
              <w:t xml:space="preserve">Адрес эл. почты </w:t>
            </w:r>
          </w:p>
        </w:tc>
      </w:tr>
      <w:tr w:rsidR="00EA133B" w:rsidRPr="00EA133B" w:rsidTr="00E64492">
        <w:trPr>
          <w:cantSplit/>
          <w:trHeight w:val="587"/>
        </w:trPr>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EA133B" w:rsidRPr="00EA133B" w:rsidRDefault="00EA133B" w:rsidP="00E64492">
            <w:pPr>
              <w:pStyle w:val="TableText"/>
              <w:jc w:val="center"/>
              <w:rPr>
                <w:rFonts w:asciiTheme="minorBidi" w:hAnsiTheme="minorBidi" w:cstheme="minorBidi"/>
                <w:b/>
                <w:noProof/>
              </w:rPr>
            </w:pPr>
          </w:p>
        </w:tc>
        <w:tc>
          <w:tcPr>
            <w:tcW w:w="2693"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c>
          <w:tcPr>
            <w:tcW w:w="2411"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c>
          <w:tcPr>
            <w:tcW w:w="3117"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bl>
    <w:p w:rsidR="00EA133B" w:rsidRPr="00EA133B" w:rsidRDefault="00EA133B" w:rsidP="00EA133B">
      <w:pPr>
        <w:tabs>
          <w:tab w:val="left" w:pos="9356"/>
        </w:tabs>
        <w:jc w:val="center"/>
        <w:rPr>
          <w:rFonts w:asciiTheme="minorBidi" w:hAnsiTheme="minorBidi" w:cstheme="minorBidi"/>
          <w:b/>
          <w:noProof/>
          <w:color w:val="FF0000"/>
          <w:sz w:val="20"/>
          <w:szCs w:val="20"/>
          <w:u w:val="single"/>
        </w:rPr>
      </w:pPr>
    </w:p>
    <w:p w:rsidR="00EA133B" w:rsidRPr="00EA133B" w:rsidRDefault="00EA133B" w:rsidP="00EA133B">
      <w:pPr>
        <w:rPr>
          <w:rFonts w:asciiTheme="minorBidi" w:hAnsiTheme="minorBidi" w:cstheme="minorBidi"/>
          <w:b/>
          <w:noProof/>
          <w:color w:val="FF0000"/>
          <w:sz w:val="72"/>
          <w:szCs w:val="72"/>
          <w:u w:val="single"/>
        </w:rPr>
      </w:pPr>
    </w:p>
    <w:tbl>
      <w:tblPr>
        <w:tblStyle w:val="TableGrid1"/>
        <w:tblW w:w="9639" w:type="dxa"/>
        <w:tblInd w:w="-62"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28" w:author="Bollard Practice1" w:date="2024-11-07T10:59:00Z">
          <w:tblPr>
            <w:tblStyle w:val="TableGrid1"/>
            <w:tblW w:w="9639" w:type="dxa"/>
            <w:tblInd w:w="-62"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2929"/>
        <w:gridCol w:w="2918"/>
        <w:gridCol w:w="3792"/>
        <w:tblGridChange w:id="29">
          <w:tblGrid>
            <w:gridCol w:w="62"/>
            <w:gridCol w:w="2867"/>
            <w:gridCol w:w="2918"/>
            <w:gridCol w:w="3792"/>
            <w:gridCol w:w="62"/>
          </w:tblGrid>
        </w:tblGridChange>
      </w:tblGrid>
      <w:tr w:rsidR="00EA133B" w:rsidRPr="00D772FD" w:rsidTr="00D8337B">
        <w:trPr>
          <w:trHeight w:val="553"/>
          <w:trPrChange w:id="30" w:author="Bollard Practice1" w:date="2024-11-07T10:59:00Z">
            <w:trPr>
              <w:gridBefore w:val="1"/>
              <w:trHeight w:val="553"/>
            </w:trPr>
          </w:trPrChange>
        </w:trPr>
        <w:tc>
          <w:tcPr>
            <w:tcW w:w="9639" w:type="dxa"/>
            <w:gridSpan w:val="3"/>
            <w:tcBorders>
              <w:bottom w:val="single" w:sz="4" w:space="0" w:color="000000"/>
            </w:tcBorders>
            <w:shd w:val="clear" w:color="auto" w:fill="008E85"/>
            <w:vAlign w:val="center"/>
            <w:tcPrChange w:id="31" w:author="Bollard Practice1" w:date="2024-11-07T10:59:00Z">
              <w:tcPr>
                <w:tcW w:w="9639" w:type="dxa"/>
                <w:gridSpan w:val="4"/>
                <w:tcBorders>
                  <w:bottom w:val="single" w:sz="4" w:space="0" w:color="000000"/>
                </w:tcBorders>
                <w:shd w:val="clear" w:color="auto" w:fill="0000FF"/>
                <w:vAlign w:val="center"/>
              </w:tcPr>
            </w:tcPrChange>
          </w:tcPr>
          <w:p w:rsidR="00EA133B" w:rsidRPr="008379ED" w:rsidRDefault="00EA133B" w:rsidP="00E64492">
            <w:pPr>
              <w:jc w:val="center"/>
              <w:rPr>
                <w:rFonts w:asciiTheme="minorBidi" w:hAnsiTheme="minorBidi" w:cstheme="minorBidi"/>
                <w:b/>
                <w:noProof/>
                <w:color w:val="FFFFFF" w:themeColor="background1"/>
                <w:sz w:val="24"/>
                <w:szCs w:val="24"/>
                <w:lang w:val="ru-RU"/>
              </w:rPr>
            </w:pPr>
            <w:bookmarkStart w:id="32" w:name="_Toc485894123"/>
            <w:r>
              <w:rPr>
                <w:rStyle w:val="10"/>
                <w:rFonts w:asciiTheme="minorBidi" w:hAnsiTheme="minorBidi" w:cstheme="minorBidi"/>
                <w:noProof/>
                <w:color w:val="FFFFFF" w:themeColor="background1"/>
                <w:sz w:val="24"/>
                <w:szCs w:val="24"/>
                <w:lang w:val="ru"/>
              </w:rPr>
              <w:lastRenderedPageBreak/>
              <w:t>Перечень контактов судна</w:t>
            </w:r>
            <w:bookmarkEnd w:id="32"/>
            <w:r>
              <w:rPr>
                <w:rStyle w:val="10"/>
                <w:rFonts w:asciiTheme="minorBidi" w:hAnsiTheme="minorBidi" w:cstheme="minorBidi"/>
                <w:noProof/>
                <w:color w:val="FFFFFF" w:themeColor="background1"/>
                <w:sz w:val="24"/>
                <w:szCs w:val="24"/>
                <w:lang w:val="ru"/>
              </w:rPr>
              <w:t xml:space="preserve"> </w:t>
            </w:r>
            <w:r w:rsidR="00161669">
              <w:rPr>
                <w:rStyle w:val="10"/>
                <w:rFonts w:asciiTheme="minorBidi" w:hAnsiTheme="minorBidi" w:cstheme="minorBidi"/>
                <w:noProof/>
                <w:color w:val="FFFFFF" w:themeColor="background1"/>
                <w:sz w:val="24"/>
                <w:szCs w:val="24"/>
                <w:lang w:val="ru"/>
              </w:rPr>
              <w:t>-</w:t>
            </w:r>
            <w:r>
              <w:rPr>
                <w:rFonts w:asciiTheme="minorBidi" w:hAnsiTheme="minorBidi" w:cstheme="minorBidi"/>
                <w:b/>
                <w:bCs/>
                <w:noProof/>
                <w:color w:val="FFFFFF" w:themeColor="background1"/>
                <w:sz w:val="22"/>
                <w:szCs w:val="22"/>
                <w:lang w:val="ru"/>
              </w:rPr>
              <w:t xml:space="preserve">  Региональные организации</w:t>
            </w:r>
          </w:p>
        </w:tc>
      </w:tr>
      <w:tr w:rsidR="00EA133B" w:rsidRPr="00EA133B" w:rsidTr="00E64492">
        <w:trPr>
          <w:trHeight w:val="420"/>
        </w:trPr>
        <w:tc>
          <w:tcPr>
            <w:tcW w:w="2929" w:type="dxa"/>
            <w:tcBorders>
              <w:top w:val="single" w:sz="4" w:space="0" w:color="000000"/>
              <w:bottom w:val="single" w:sz="4" w:space="0" w:color="auto"/>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Название судна</w:t>
            </w:r>
          </w:p>
        </w:tc>
        <w:tc>
          <w:tcPr>
            <w:tcW w:w="2918"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Телефон</w:t>
            </w:r>
          </w:p>
        </w:tc>
        <w:tc>
          <w:tcPr>
            <w:tcW w:w="3792" w:type="dxa"/>
            <w:tcBorders>
              <w:top w:val="single" w:sz="4" w:space="0" w:color="000000"/>
              <w:left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Адрес эл. почты</w:t>
            </w:r>
          </w:p>
        </w:tc>
      </w:tr>
      <w:tr w:rsidR="00EA133B" w:rsidRPr="00D772FD" w:rsidTr="00E64492">
        <w:trPr>
          <w:trHeight w:val="300"/>
        </w:trPr>
        <w:tc>
          <w:tcPr>
            <w:tcW w:w="2929" w:type="dxa"/>
            <w:tcBorders>
              <w:top w:val="single" w:sz="4" w:space="0" w:color="auto"/>
              <w:left w:val="single" w:sz="4" w:space="0" w:color="auto"/>
              <w:bottom w:val="single" w:sz="4" w:space="0" w:color="auto"/>
              <w:right w:val="single" w:sz="4" w:space="0" w:color="auto"/>
            </w:tcBorders>
            <w:shd w:val="clear" w:color="auto" w:fill="auto"/>
            <w:vAlign w:val="center"/>
          </w:tcPr>
          <w:p w:rsidR="00EA133B" w:rsidRPr="00EA133B" w:rsidRDefault="00EA133B" w:rsidP="00E64492">
            <w:pPr>
              <w:jc w:val="center"/>
              <w:rPr>
                <w:rFonts w:asciiTheme="minorBidi" w:hAnsiTheme="minorBidi" w:cstheme="minorBidi"/>
                <w:noProof/>
              </w:rPr>
            </w:pPr>
          </w:p>
        </w:tc>
        <w:tc>
          <w:tcPr>
            <w:tcW w:w="2918" w:type="dxa"/>
            <w:tcBorders>
              <w:top w:val="single" w:sz="4" w:space="0" w:color="auto"/>
              <w:left w:val="single" w:sz="4" w:space="0" w:color="auto"/>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 xml:space="preserve">Согласно руководству региональной организации/контракта </w:t>
            </w:r>
          </w:p>
        </w:tc>
        <w:tc>
          <w:tcPr>
            <w:tcW w:w="3792" w:type="dxa"/>
            <w:tcBorders>
              <w:top w:val="single" w:sz="4" w:space="0" w:color="auto"/>
              <w:left w:val="single" w:sz="4" w:space="0" w:color="auto"/>
              <w:bottom w:val="single" w:sz="4" w:space="0" w:color="auto"/>
              <w:right w:val="single" w:sz="4" w:space="0" w:color="auto"/>
            </w:tcBorders>
            <w:vAlign w:val="center"/>
          </w:tcPr>
          <w:p w:rsidR="00EA133B" w:rsidRPr="008379ED" w:rsidRDefault="00EA133B" w:rsidP="00E64492">
            <w:pPr>
              <w:pStyle w:val="TableText"/>
              <w:jc w:val="center"/>
              <w:rPr>
                <w:rFonts w:asciiTheme="minorBidi" w:hAnsiTheme="minorBidi" w:cstheme="minorBidi"/>
                <w:noProof/>
                <w:lang w:val="ru-RU"/>
              </w:rPr>
            </w:pPr>
            <w:r>
              <w:rPr>
                <w:rFonts w:asciiTheme="minorBidi" w:hAnsiTheme="minorBidi" w:cstheme="minorBidi"/>
                <w:noProof/>
                <w:lang w:val="ru"/>
              </w:rPr>
              <w:t xml:space="preserve">Согласно руководству региональной организации/контракта </w:t>
            </w:r>
          </w:p>
        </w:tc>
      </w:tr>
    </w:tbl>
    <w:p w:rsidR="00EA133B" w:rsidRPr="008379ED" w:rsidRDefault="00EA133B" w:rsidP="00EA133B">
      <w:pPr>
        <w:rPr>
          <w:rFonts w:asciiTheme="minorBidi" w:hAnsiTheme="minorBidi" w:cstheme="minorBidi"/>
          <w:b/>
          <w:noProof/>
          <w:color w:val="FF0000"/>
          <w:sz w:val="72"/>
          <w:szCs w:val="72"/>
          <w:u w:val="single"/>
          <w:lang w:val="ru-RU"/>
        </w:rPr>
      </w:pPr>
      <w:r>
        <w:rPr>
          <w:rFonts w:asciiTheme="minorBidi" w:hAnsiTheme="minorBidi" w:cstheme="minorBidi"/>
          <w:b/>
          <w:bCs/>
          <w:noProof/>
          <w:color w:val="FF0000"/>
          <w:sz w:val="72"/>
          <w:szCs w:val="72"/>
          <w:u w:val="single"/>
          <w:lang w:val="ru"/>
        </w:rPr>
        <w:br w:type="page"/>
      </w:r>
    </w:p>
    <w:p w:rsidR="00EA133B" w:rsidRPr="008379ED" w:rsidRDefault="00EA133B" w:rsidP="00EA133B">
      <w:pPr>
        <w:rPr>
          <w:rFonts w:asciiTheme="minorBidi" w:hAnsiTheme="minorBidi" w:cstheme="minorBidi"/>
          <w:b/>
          <w:noProof/>
          <w:color w:val="FF0000"/>
          <w:sz w:val="72"/>
          <w:szCs w:val="72"/>
          <w:u w:val="single"/>
          <w:lang w:val="ru-RU"/>
        </w:rPr>
      </w:pPr>
    </w:p>
    <w:p w:rsidR="00EA133B" w:rsidRPr="008379ED" w:rsidRDefault="00EA133B" w:rsidP="00EA133B">
      <w:pPr>
        <w:pStyle w:val="1"/>
        <w:jc w:val="center"/>
        <w:rPr>
          <w:rFonts w:asciiTheme="minorBidi" w:hAnsiTheme="minorBidi" w:cstheme="minorBidi"/>
          <w:noProof/>
          <w:color w:val="FF0000"/>
          <w:sz w:val="72"/>
          <w:szCs w:val="72"/>
          <w:u w:val="single"/>
          <w:lang w:val="ru-RU"/>
        </w:rPr>
      </w:pPr>
      <w:bookmarkStart w:id="33" w:name="_Toc485894124"/>
      <w:r>
        <w:rPr>
          <w:rFonts w:asciiTheme="minorBidi" w:hAnsiTheme="minorBidi" w:cstheme="minorBidi"/>
          <w:noProof/>
          <w:color w:val="FF0000"/>
          <w:sz w:val="72"/>
          <w:szCs w:val="72"/>
          <w:u w:val="single"/>
          <w:lang w:val="ru"/>
        </w:rPr>
        <w:t>Организация International SOS</w:t>
      </w:r>
      <w:bookmarkEnd w:id="33"/>
    </w:p>
    <w:p w:rsidR="00EA133B" w:rsidRPr="008379ED" w:rsidRDefault="00EA133B" w:rsidP="00EA133B">
      <w:pPr>
        <w:tabs>
          <w:tab w:val="left" w:pos="9356"/>
        </w:tabs>
        <w:jc w:val="center"/>
        <w:rPr>
          <w:rFonts w:asciiTheme="minorBidi" w:hAnsiTheme="minorBidi" w:cstheme="minorBidi"/>
          <w:b/>
          <w:noProof/>
          <w:sz w:val="72"/>
          <w:szCs w:val="72"/>
          <w:u w:val="single"/>
          <w:lang w:val="ru-RU"/>
        </w:rPr>
      </w:pPr>
    </w:p>
    <w:p w:rsidR="00EA133B" w:rsidRPr="008379ED" w:rsidRDefault="00EA133B" w:rsidP="00EA133B">
      <w:pPr>
        <w:tabs>
          <w:tab w:val="left" w:pos="9356"/>
        </w:tabs>
        <w:jc w:val="center"/>
        <w:rPr>
          <w:rFonts w:asciiTheme="minorBidi" w:hAnsiTheme="minorBidi" w:cstheme="minorBidi"/>
          <w:b/>
          <w:noProof/>
          <w:sz w:val="44"/>
          <w:szCs w:val="44"/>
          <w:lang w:val="ru-RU"/>
        </w:rPr>
      </w:pPr>
      <w:bookmarkStart w:id="34" w:name="_Toc132173492"/>
      <w:r>
        <w:rPr>
          <w:rFonts w:asciiTheme="minorBidi" w:hAnsiTheme="minorBidi" w:cstheme="minorBidi"/>
          <w:b/>
          <w:bCs/>
          <w:noProof/>
          <w:sz w:val="44"/>
          <w:szCs w:val="44"/>
          <w:lang w:val="ru"/>
        </w:rPr>
        <w:t xml:space="preserve">Горячая линия 24 часа аварийного центра экстренной помощи  </w:t>
      </w:r>
      <w:bookmarkEnd w:id="34"/>
    </w:p>
    <w:p w:rsidR="00EA133B" w:rsidRPr="008379ED" w:rsidRDefault="00EA133B" w:rsidP="00EA133B">
      <w:pPr>
        <w:tabs>
          <w:tab w:val="left" w:pos="9356"/>
        </w:tabs>
        <w:jc w:val="center"/>
        <w:rPr>
          <w:rFonts w:asciiTheme="minorBidi" w:hAnsiTheme="minorBidi" w:cstheme="minorBidi"/>
          <w:b/>
          <w:noProof/>
          <w:sz w:val="44"/>
          <w:szCs w:val="44"/>
          <w:lang w:val="ru-RU"/>
        </w:rPr>
      </w:pPr>
      <w:r>
        <w:rPr>
          <w:rFonts w:asciiTheme="minorBidi" w:hAnsiTheme="minorBidi" w:cstheme="minorBidi"/>
          <w:noProof/>
          <w:sz w:val="44"/>
          <w:szCs w:val="44"/>
          <w:lang w:val="ru"/>
        </w:rPr>
        <w:t xml:space="preserve">Дубай: </w:t>
      </w:r>
      <w:r>
        <w:rPr>
          <w:rFonts w:asciiTheme="minorBidi" w:hAnsiTheme="minorBidi" w:cstheme="minorBidi"/>
          <w:b/>
          <w:bCs/>
          <w:noProof/>
          <w:sz w:val="44"/>
          <w:szCs w:val="44"/>
          <w:lang w:val="ru"/>
        </w:rPr>
        <w:t>+971 4 6018777</w:t>
      </w:r>
    </w:p>
    <w:p w:rsidR="00EA133B" w:rsidRPr="008379ED" w:rsidRDefault="00EA133B" w:rsidP="00EA133B">
      <w:pPr>
        <w:tabs>
          <w:tab w:val="left" w:pos="9356"/>
        </w:tabs>
        <w:autoSpaceDE w:val="0"/>
        <w:autoSpaceDN w:val="0"/>
        <w:adjustRightInd w:val="0"/>
        <w:jc w:val="center"/>
        <w:rPr>
          <w:rFonts w:asciiTheme="minorBidi" w:hAnsiTheme="minorBidi" w:cstheme="minorBidi"/>
          <w:b/>
          <w:noProof/>
          <w:color w:val="000000"/>
          <w:sz w:val="44"/>
          <w:szCs w:val="44"/>
          <w:lang w:val="ru-RU"/>
        </w:rPr>
      </w:pPr>
      <w:r>
        <w:rPr>
          <w:rFonts w:asciiTheme="minorBidi" w:hAnsiTheme="minorBidi" w:cstheme="minorBidi"/>
          <w:noProof/>
          <w:sz w:val="44"/>
          <w:szCs w:val="44"/>
          <w:lang w:val="ru"/>
        </w:rPr>
        <w:t>Москва</w:t>
      </w:r>
      <w:r>
        <w:rPr>
          <w:rFonts w:asciiTheme="minorBidi" w:hAnsiTheme="minorBidi" w:cstheme="minorBidi"/>
          <w:noProof/>
          <w:color w:val="000000"/>
          <w:sz w:val="44"/>
          <w:szCs w:val="44"/>
          <w:lang w:val="ru"/>
        </w:rPr>
        <w:t xml:space="preserve">: </w:t>
      </w:r>
      <w:r>
        <w:rPr>
          <w:rFonts w:asciiTheme="minorBidi" w:hAnsiTheme="minorBidi" w:cstheme="minorBidi"/>
          <w:b/>
          <w:bCs/>
          <w:noProof/>
          <w:color w:val="000000"/>
          <w:sz w:val="44"/>
          <w:szCs w:val="44"/>
          <w:lang w:val="ru"/>
        </w:rPr>
        <w:t>+7 495 937 6477</w:t>
      </w:r>
    </w:p>
    <w:p w:rsidR="00EA133B" w:rsidRPr="008379ED" w:rsidRDefault="00EA133B" w:rsidP="00EA133B">
      <w:pPr>
        <w:tabs>
          <w:tab w:val="left" w:pos="9356"/>
        </w:tabs>
        <w:jc w:val="center"/>
        <w:rPr>
          <w:rFonts w:asciiTheme="minorBidi" w:hAnsiTheme="minorBidi" w:cstheme="minorBidi"/>
          <w:noProof/>
          <w:sz w:val="44"/>
          <w:szCs w:val="44"/>
          <w:lang w:val="ru-RU"/>
        </w:rPr>
      </w:pPr>
      <w:r>
        <w:rPr>
          <w:rFonts w:asciiTheme="minorBidi" w:hAnsiTheme="minorBidi" w:cstheme="minorBidi"/>
          <w:noProof/>
          <w:sz w:val="44"/>
          <w:szCs w:val="44"/>
          <w:lang w:val="ru"/>
        </w:rPr>
        <w:t xml:space="preserve">Йоханнесбург: </w:t>
      </w:r>
      <w:r>
        <w:rPr>
          <w:rFonts w:asciiTheme="minorBidi" w:hAnsiTheme="minorBidi" w:cstheme="minorBidi"/>
          <w:b/>
          <w:bCs/>
          <w:noProof/>
          <w:sz w:val="44"/>
          <w:szCs w:val="44"/>
          <w:lang w:val="ru"/>
        </w:rPr>
        <w:t>+27 11 541 1300</w:t>
      </w:r>
    </w:p>
    <w:p w:rsidR="00EA133B" w:rsidRPr="008379ED" w:rsidRDefault="00EA133B" w:rsidP="00EA133B">
      <w:pPr>
        <w:tabs>
          <w:tab w:val="left" w:pos="9356"/>
        </w:tabs>
        <w:rPr>
          <w:rFonts w:asciiTheme="minorBidi" w:hAnsiTheme="minorBidi" w:cstheme="minorBidi"/>
          <w:noProof/>
          <w:sz w:val="20"/>
          <w:szCs w:val="20"/>
          <w:lang w:val="ru-RU"/>
        </w:rPr>
      </w:pPr>
    </w:p>
    <w:p w:rsidR="00EA133B" w:rsidRPr="008379ED" w:rsidRDefault="00EA133B" w:rsidP="00EA133B">
      <w:pPr>
        <w:tabs>
          <w:tab w:val="left" w:pos="9356"/>
        </w:tabs>
        <w:rPr>
          <w:rFonts w:asciiTheme="minorBidi" w:hAnsiTheme="minorBidi" w:cstheme="minorBidi"/>
          <w:noProof/>
          <w:sz w:val="20"/>
          <w:szCs w:val="20"/>
          <w:lang w:val="ru-RU"/>
        </w:rPr>
      </w:pPr>
    </w:p>
    <w:p w:rsidR="00EA133B" w:rsidRPr="008379ED" w:rsidRDefault="00EA133B" w:rsidP="00EA133B">
      <w:pPr>
        <w:tabs>
          <w:tab w:val="left" w:pos="9356"/>
        </w:tabs>
        <w:rPr>
          <w:rFonts w:asciiTheme="minorBidi" w:hAnsiTheme="minorBidi" w:cstheme="minorBidi"/>
          <w:noProof/>
          <w:sz w:val="20"/>
          <w:szCs w:val="20"/>
          <w:lang w:val="ru-RU"/>
        </w:rPr>
      </w:pPr>
    </w:p>
    <w:p w:rsidR="00EA133B" w:rsidRPr="008379ED" w:rsidRDefault="00EA133B" w:rsidP="00EA133B">
      <w:pPr>
        <w:tabs>
          <w:tab w:val="left" w:pos="9356"/>
        </w:tabs>
        <w:ind w:right="-716" w:hanging="426"/>
        <w:jc w:val="both"/>
        <w:rPr>
          <w:rFonts w:asciiTheme="minorBidi" w:hAnsiTheme="minorBidi" w:cstheme="minorBidi"/>
          <w:noProof/>
          <w:sz w:val="20"/>
          <w:szCs w:val="20"/>
          <w:lang w:val="ru-RU"/>
        </w:rPr>
      </w:pPr>
      <w:r>
        <w:rPr>
          <w:rFonts w:asciiTheme="minorBidi" w:hAnsiTheme="minorBidi" w:cstheme="minorBidi"/>
          <w:noProof/>
          <w:sz w:val="20"/>
          <w:szCs w:val="20"/>
          <w:lang w:val="ru"/>
        </w:rPr>
        <w:t>Установленный по протоколу ответ: “International SOS, XXX speaking how may I help you”  (Международная организация «Интернешал СОС, говорит ХХХ, чем могу вам помочь) Стандартный язык: Английский</w:t>
      </w:r>
    </w:p>
    <w:p w:rsidR="00EA133B" w:rsidRPr="008379ED" w:rsidRDefault="00EA133B" w:rsidP="00EA133B">
      <w:pPr>
        <w:tabs>
          <w:tab w:val="left" w:pos="9356"/>
        </w:tabs>
        <w:jc w:val="center"/>
        <w:rPr>
          <w:rFonts w:asciiTheme="minorBidi" w:hAnsiTheme="minorBidi" w:cstheme="minorBidi"/>
          <w:b/>
          <w:bCs/>
          <w:noProof/>
          <w:sz w:val="48"/>
          <w:szCs w:val="48"/>
          <w:lang w:val="ru-RU"/>
        </w:rPr>
      </w:pPr>
      <w:r>
        <w:rPr>
          <w:rFonts w:asciiTheme="minorBidi" w:hAnsiTheme="minorBidi" w:cstheme="minorBidi"/>
          <w:b/>
          <w:bCs/>
          <w:noProof/>
          <w:sz w:val="48"/>
          <w:szCs w:val="48"/>
          <w:lang w:val="ru"/>
        </w:rPr>
        <w:t>Членский номер:</w:t>
      </w:r>
    </w:p>
    <w:p w:rsidR="00EA133B" w:rsidRPr="008379ED" w:rsidRDefault="00EA133B" w:rsidP="00EA133B">
      <w:pPr>
        <w:autoSpaceDE w:val="0"/>
        <w:autoSpaceDN w:val="0"/>
        <w:adjustRightInd w:val="0"/>
        <w:spacing w:before="100" w:after="100"/>
        <w:jc w:val="center"/>
        <w:rPr>
          <w:rFonts w:asciiTheme="minorBidi" w:hAnsiTheme="minorBidi" w:cstheme="minorBidi"/>
          <w:b/>
          <w:bCs/>
          <w:noProof/>
          <w:color w:val="FF0000"/>
          <w:sz w:val="48"/>
          <w:szCs w:val="48"/>
          <w:lang w:val="ru-RU"/>
        </w:rPr>
      </w:pPr>
      <w:r>
        <w:rPr>
          <w:rFonts w:asciiTheme="minorBidi" w:hAnsiTheme="minorBidi" w:cstheme="minorBidi"/>
          <w:b/>
          <w:bCs/>
          <w:noProof/>
          <w:color w:val="FF0000"/>
          <w:sz w:val="48"/>
          <w:szCs w:val="48"/>
          <w:lang w:val="ru"/>
        </w:rPr>
        <w:t>44AYCA000010</w:t>
      </w: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r>
        <w:rPr>
          <w:rFonts w:asciiTheme="minorBidi" w:hAnsiTheme="minorBidi" w:cstheme="minorBidi"/>
          <w:noProof/>
          <w:sz w:val="20"/>
          <w:szCs w:val="20"/>
          <w:lang w:val="ru"/>
        </w:rPr>
        <w:br w:type="page"/>
      </w:r>
    </w:p>
    <w:p w:rsidR="00EA133B" w:rsidRPr="00D8337B" w:rsidRDefault="00EA133B" w:rsidP="00EA133B">
      <w:pPr>
        <w:pStyle w:val="1"/>
        <w:rPr>
          <w:rFonts w:asciiTheme="minorBidi" w:hAnsiTheme="minorBidi" w:cstheme="minorBidi"/>
          <w:noProof/>
          <w:color w:val="008E85"/>
          <w:sz w:val="20"/>
          <w:szCs w:val="20"/>
          <w:lang w:val="ru-RU"/>
          <w:rPrChange w:id="35" w:author="Bollard Practice1" w:date="2024-11-07T10:59:00Z">
            <w:rPr>
              <w:rFonts w:asciiTheme="minorBidi" w:hAnsiTheme="minorBidi" w:cstheme="minorBidi"/>
              <w:noProof/>
              <w:sz w:val="20"/>
              <w:szCs w:val="20"/>
              <w:lang w:val="ru-RU"/>
            </w:rPr>
          </w:rPrChange>
        </w:rPr>
      </w:pPr>
      <w:bookmarkStart w:id="36" w:name="_Toc485894125"/>
      <w:r w:rsidRPr="00D8337B">
        <w:rPr>
          <w:rFonts w:asciiTheme="minorBidi" w:hAnsiTheme="minorBidi" w:cstheme="minorBidi"/>
          <w:noProof/>
          <w:color w:val="008E85"/>
          <w:sz w:val="20"/>
          <w:szCs w:val="20"/>
          <w:lang w:val="ru"/>
          <w:rPrChange w:id="37" w:author="Bollard Practice1" w:date="2024-11-07T10:59:00Z">
            <w:rPr>
              <w:rFonts w:asciiTheme="minorBidi" w:hAnsiTheme="minorBidi" w:cstheme="minorBidi"/>
              <w:noProof/>
              <w:sz w:val="20"/>
              <w:szCs w:val="20"/>
              <w:lang w:val="ru"/>
            </w:rPr>
          </w:rPrChange>
        </w:rPr>
        <w:lastRenderedPageBreak/>
        <w:t>Контактная информация на случай аварийной ситуации – по контрактам</w:t>
      </w:r>
      <w:bookmarkEnd w:id="36"/>
    </w:p>
    <w:p w:rsidR="00EA133B" w:rsidRPr="008379ED" w:rsidRDefault="00EA133B" w:rsidP="00EA133B">
      <w:pPr>
        <w:spacing w:line="240" w:lineRule="auto"/>
        <w:ind w:right="-1"/>
        <w:contextualSpacing/>
        <w:rPr>
          <w:rFonts w:asciiTheme="minorBidi" w:hAnsiTheme="minorBidi" w:cstheme="minorBidi"/>
          <w:noProof/>
          <w:sz w:val="20"/>
          <w:szCs w:val="20"/>
          <w:lang w:val="ru-RU"/>
        </w:rPr>
      </w:pPr>
      <w:r>
        <w:rPr>
          <w:rFonts w:asciiTheme="minorBidi" w:hAnsiTheme="minorBidi" w:cstheme="minorBidi"/>
          <w:noProof/>
          <w:sz w:val="20"/>
          <w:szCs w:val="20"/>
          <w:lang w:val="ru"/>
        </w:rPr>
        <w:t xml:space="preserve">Номера экстренной связи, приведенные в данном документе, будут дополнены информацией по конкретному контракту. </w:t>
      </w:r>
    </w:p>
    <w:p w:rsidR="00EA133B" w:rsidRPr="008379ED" w:rsidRDefault="00EA133B" w:rsidP="00EA133B">
      <w:pPr>
        <w:spacing w:line="240" w:lineRule="auto"/>
        <w:ind w:right="-1"/>
        <w:contextualSpacing/>
        <w:rPr>
          <w:rFonts w:asciiTheme="minorBidi" w:hAnsiTheme="minorBidi" w:cstheme="minorBidi"/>
          <w:noProof/>
          <w:sz w:val="20"/>
          <w:szCs w:val="20"/>
          <w:lang w:val="ru-RU"/>
        </w:rPr>
      </w:pPr>
      <w:r>
        <w:rPr>
          <w:rFonts w:asciiTheme="minorBidi" w:hAnsiTheme="minorBidi" w:cstheme="minorBidi"/>
          <w:noProof/>
          <w:sz w:val="20"/>
          <w:szCs w:val="20"/>
          <w:lang w:val="ru"/>
        </w:rPr>
        <w:t xml:space="preserve"> Судно отвечает за обеспечение получения, проверки и обновления соответствующих номеров </w:t>
      </w:r>
    </w:p>
    <w:p w:rsidR="00EA133B" w:rsidRPr="008379ED" w:rsidRDefault="00EA133B" w:rsidP="00EA133B">
      <w:pPr>
        <w:spacing w:line="240" w:lineRule="auto"/>
        <w:ind w:right="-1"/>
        <w:contextualSpacing/>
        <w:rPr>
          <w:rFonts w:asciiTheme="minorBidi" w:hAnsiTheme="minorBidi" w:cstheme="minorBidi"/>
          <w:noProof/>
          <w:sz w:val="20"/>
          <w:szCs w:val="20"/>
          <w:lang w:val="ru-RU"/>
        </w:rPr>
      </w:pPr>
      <w:r>
        <w:rPr>
          <w:rFonts w:asciiTheme="minorBidi" w:hAnsiTheme="minorBidi" w:cstheme="minorBidi"/>
          <w:noProof/>
          <w:sz w:val="20"/>
          <w:szCs w:val="20"/>
          <w:lang w:val="ru"/>
        </w:rPr>
        <w:t>для своего участка работ. Как минимум, должны быть включены следующие данные:-</w:t>
      </w:r>
    </w:p>
    <w:p w:rsidR="00EA133B" w:rsidRPr="008379ED" w:rsidRDefault="00EA133B" w:rsidP="00EA133B">
      <w:pPr>
        <w:spacing w:line="240" w:lineRule="auto"/>
        <w:contextualSpacing/>
        <w:rPr>
          <w:rFonts w:asciiTheme="minorBidi" w:hAnsiTheme="minorBidi" w:cstheme="minorBidi"/>
          <w:noProof/>
          <w:sz w:val="20"/>
          <w:szCs w:val="20"/>
          <w:lang w:val="ru-RU"/>
        </w:rPr>
      </w:pPr>
    </w:p>
    <w:p w:rsidR="00EA133B" w:rsidRPr="008379ED" w:rsidRDefault="00EA133B" w:rsidP="00EA133B">
      <w:pPr>
        <w:numPr>
          <w:ilvl w:val="0"/>
          <w:numId w:val="6"/>
        </w:numPr>
        <w:spacing w:line="240" w:lineRule="auto"/>
        <w:rPr>
          <w:rFonts w:asciiTheme="minorBidi" w:hAnsiTheme="minorBidi" w:cstheme="minorBidi"/>
          <w:noProof/>
          <w:sz w:val="20"/>
          <w:szCs w:val="20"/>
          <w:lang w:val="ru-RU"/>
        </w:rPr>
      </w:pPr>
      <w:r>
        <w:rPr>
          <w:rFonts w:asciiTheme="minorBidi" w:hAnsiTheme="minorBidi" w:cstheme="minorBidi"/>
          <w:noProof/>
          <w:sz w:val="20"/>
          <w:szCs w:val="20"/>
          <w:lang w:val="ru"/>
        </w:rPr>
        <w:t xml:space="preserve">Клиент – Операции на берегу / в море; контакт в случае экстренной ситуации </w:t>
      </w:r>
    </w:p>
    <w:p w:rsidR="00EA133B" w:rsidRPr="00EA133B" w:rsidRDefault="00EA133B" w:rsidP="00EA133B">
      <w:pPr>
        <w:numPr>
          <w:ilvl w:val="0"/>
          <w:numId w:val="6"/>
        </w:numPr>
        <w:spacing w:line="240" w:lineRule="auto"/>
        <w:rPr>
          <w:rFonts w:asciiTheme="minorBidi" w:hAnsiTheme="minorBidi" w:cstheme="minorBidi"/>
          <w:noProof/>
          <w:sz w:val="20"/>
          <w:szCs w:val="20"/>
        </w:rPr>
      </w:pPr>
      <w:r>
        <w:rPr>
          <w:rFonts w:asciiTheme="minorBidi" w:hAnsiTheme="minorBidi" w:cstheme="minorBidi"/>
          <w:noProof/>
          <w:sz w:val="20"/>
          <w:szCs w:val="20"/>
          <w:lang w:val="ru"/>
        </w:rPr>
        <w:t xml:space="preserve">Береговая охрана </w:t>
      </w:r>
    </w:p>
    <w:p w:rsidR="00EA133B" w:rsidRPr="008379ED" w:rsidRDefault="00EA133B" w:rsidP="00EA133B">
      <w:pPr>
        <w:numPr>
          <w:ilvl w:val="0"/>
          <w:numId w:val="6"/>
        </w:numPr>
        <w:spacing w:line="240" w:lineRule="auto"/>
        <w:rPr>
          <w:rFonts w:asciiTheme="minorBidi" w:hAnsiTheme="minorBidi" w:cstheme="minorBidi"/>
          <w:noProof/>
          <w:sz w:val="20"/>
          <w:szCs w:val="20"/>
          <w:lang w:val="ru-RU"/>
        </w:rPr>
      </w:pPr>
      <w:r>
        <w:rPr>
          <w:rFonts w:asciiTheme="minorBidi" w:hAnsiTheme="minorBidi" w:cstheme="minorBidi"/>
          <w:noProof/>
          <w:sz w:val="20"/>
          <w:szCs w:val="20"/>
          <w:lang w:val="ru"/>
        </w:rPr>
        <w:t xml:space="preserve">Центры по загрязнению (см. руководства SOPEP) </w:t>
      </w:r>
    </w:p>
    <w:p w:rsidR="00EA133B" w:rsidRPr="00EA133B" w:rsidRDefault="00EA133B" w:rsidP="00EA133B">
      <w:pPr>
        <w:numPr>
          <w:ilvl w:val="0"/>
          <w:numId w:val="6"/>
        </w:numPr>
        <w:spacing w:line="240" w:lineRule="auto"/>
        <w:rPr>
          <w:rFonts w:asciiTheme="minorBidi" w:hAnsiTheme="minorBidi" w:cstheme="minorBidi"/>
          <w:noProof/>
          <w:sz w:val="20"/>
          <w:szCs w:val="20"/>
        </w:rPr>
      </w:pPr>
      <w:r>
        <w:rPr>
          <w:rFonts w:asciiTheme="minorBidi" w:hAnsiTheme="minorBidi" w:cstheme="minorBidi"/>
          <w:noProof/>
          <w:sz w:val="20"/>
          <w:szCs w:val="20"/>
          <w:lang w:val="ru"/>
        </w:rPr>
        <w:t xml:space="preserve">Портовые власти   </w:t>
      </w:r>
    </w:p>
    <w:p w:rsidR="00EA133B" w:rsidRPr="00EA133B" w:rsidRDefault="00EA133B" w:rsidP="00EA133B">
      <w:pPr>
        <w:numPr>
          <w:ilvl w:val="0"/>
          <w:numId w:val="6"/>
        </w:numPr>
        <w:spacing w:line="240" w:lineRule="auto"/>
        <w:rPr>
          <w:rFonts w:asciiTheme="minorBidi" w:hAnsiTheme="minorBidi" w:cstheme="minorBidi"/>
          <w:noProof/>
          <w:sz w:val="20"/>
          <w:szCs w:val="20"/>
        </w:rPr>
      </w:pPr>
      <w:r>
        <w:rPr>
          <w:rFonts w:asciiTheme="minorBidi" w:hAnsiTheme="minorBidi" w:cstheme="minorBidi"/>
          <w:noProof/>
          <w:sz w:val="20"/>
          <w:szCs w:val="20"/>
          <w:lang w:val="ru"/>
        </w:rPr>
        <w:t xml:space="preserve">Гражданская оборона  </w:t>
      </w:r>
    </w:p>
    <w:p w:rsidR="00EA133B" w:rsidRPr="00EA133B" w:rsidRDefault="00EA133B" w:rsidP="00EA133B">
      <w:pPr>
        <w:numPr>
          <w:ilvl w:val="0"/>
          <w:numId w:val="6"/>
        </w:numPr>
        <w:spacing w:line="240" w:lineRule="auto"/>
        <w:rPr>
          <w:rFonts w:asciiTheme="minorBidi" w:hAnsiTheme="minorBidi" w:cstheme="minorBidi"/>
          <w:noProof/>
          <w:sz w:val="20"/>
          <w:szCs w:val="20"/>
        </w:rPr>
      </w:pPr>
      <w:r>
        <w:rPr>
          <w:rFonts w:asciiTheme="minorBidi" w:hAnsiTheme="minorBidi" w:cstheme="minorBidi"/>
          <w:noProof/>
          <w:sz w:val="20"/>
          <w:szCs w:val="20"/>
          <w:lang w:val="ru"/>
        </w:rPr>
        <w:t xml:space="preserve">Врачи / Медицинские учреждения </w:t>
      </w:r>
    </w:p>
    <w:p w:rsidR="00EA133B" w:rsidRPr="00EA133B" w:rsidRDefault="00EA133B" w:rsidP="00EA133B">
      <w:pPr>
        <w:numPr>
          <w:ilvl w:val="0"/>
          <w:numId w:val="6"/>
        </w:numPr>
        <w:spacing w:line="240" w:lineRule="auto"/>
        <w:rPr>
          <w:rFonts w:asciiTheme="minorBidi" w:hAnsiTheme="minorBidi" w:cstheme="minorBidi"/>
          <w:noProof/>
          <w:sz w:val="20"/>
          <w:szCs w:val="20"/>
        </w:rPr>
      </w:pPr>
      <w:r>
        <w:rPr>
          <w:rFonts w:asciiTheme="minorBidi" w:hAnsiTheme="minorBidi" w:cstheme="minorBidi"/>
          <w:noProof/>
          <w:sz w:val="20"/>
          <w:szCs w:val="20"/>
          <w:lang w:val="ru"/>
        </w:rPr>
        <w:t xml:space="preserve">Государство флага </w:t>
      </w:r>
    </w:p>
    <w:p w:rsidR="00EA133B" w:rsidRPr="00EA133B" w:rsidRDefault="00EA133B" w:rsidP="00EA133B">
      <w:pPr>
        <w:spacing w:line="240" w:lineRule="auto"/>
        <w:ind w:left="720"/>
        <w:rPr>
          <w:rFonts w:asciiTheme="minorBidi" w:hAnsiTheme="minorBidi" w:cstheme="minorBidi"/>
          <w:noProof/>
          <w:sz w:val="20"/>
          <w:szCs w:val="20"/>
        </w:rPr>
      </w:pPr>
    </w:p>
    <w:p w:rsidR="00EA133B" w:rsidRPr="00EA133B" w:rsidRDefault="00EA133B" w:rsidP="00EA133B">
      <w:pPr>
        <w:widowControl w:val="0"/>
        <w:autoSpaceDE w:val="0"/>
        <w:autoSpaceDN w:val="0"/>
        <w:adjustRightInd w:val="0"/>
        <w:spacing w:after="0" w:line="240" w:lineRule="auto"/>
        <w:ind w:right="283"/>
        <w:jc w:val="both"/>
        <w:rPr>
          <w:rFonts w:asciiTheme="minorBidi" w:hAnsiTheme="minorBidi" w:cstheme="minorBidi"/>
          <w:b/>
          <w:bCs/>
          <w:noProof/>
          <w:sz w:val="20"/>
          <w:szCs w:val="20"/>
        </w:rPr>
      </w:pPr>
      <w:r>
        <w:rPr>
          <w:rFonts w:asciiTheme="minorBidi" w:hAnsiTheme="minorBidi" w:cstheme="minorBidi"/>
          <w:b/>
          <w:bCs/>
          <w:noProof/>
          <w:sz w:val="20"/>
          <w:szCs w:val="20"/>
          <w:lang w:val="ru"/>
        </w:rPr>
        <w:t>Медицинские рекомендации и поддержка</w:t>
      </w: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 xml:space="preserve">Для предоставления медицинских рекомендаций и поддержки офисы, береговые базы и суда Smit Lamnalco пользуются услугами организации International SOS. </w:t>
      </w: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 xml:space="preserve"> Связь осуществляется через основной контактный номер, </w:t>
      </w: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как описано.</w:t>
      </w: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b/>
          <w:bCs/>
          <w:noProof/>
          <w:sz w:val="20"/>
          <w:szCs w:val="20"/>
          <w:lang w:val="ru-RU"/>
        </w:rPr>
      </w:pP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b/>
          <w:bCs/>
          <w:noProof/>
          <w:sz w:val="20"/>
          <w:szCs w:val="20"/>
          <w:lang w:val="ru-RU"/>
        </w:rPr>
      </w:pP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b/>
          <w:bCs/>
          <w:noProof/>
          <w:sz w:val="20"/>
          <w:szCs w:val="20"/>
          <w:lang w:val="ru-RU"/>
        </w:rPr>
      </w:pPr>
      <w:r>
        <w:rPr>
          <w:rFonts w:asciiTheme="minorBidi" w:hAnsiTheme="minorBidi" w:cstheme="minorBidi"/>
          <w:b/>
          <w:bCs/>
          <w:noProof/>
          <w:sz w:val="20"/>
          <w:szCs w:val="20"/>
          <w:lang w:val="ru"/>
        </w:rPr>
        <w:t xml:space="preserve">Медицинские рекомендации в отношении водолазных спусков </w:t>
      </w: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 xml:space="preserve">На судах, осуществляющих контролируемые компанией операции по водолазному погружению с соответствующим оборудованием, имеется руководство по водолазным операциям SLIMS Компании и соответствующие документы по взаимодействию, в которых описан порядок действий в случае чрезвычайной ситуации и процедура вызова. </w:t>
      </w:r>
    </w:p>
    <w:p w:rsidR="00EA133B" w:rsidRPr="008379ED" w:rsidRDefault="00EA133B" w:rsidP="00EA133B">
      <w:pPr>
        <w:widowControl w:val="0"/>
        <w:autoSpaceDE w:val="0"/>
        <w:autoSpaceDN w:val="0"/>
        <w:adjustRightInd w:val="0"/>
        <w:spacing w:after="0" w:line="240" w:lineRule="auto"/>
        <w:ind w:left="640" w:right="284"/>
        <w:jc w:val="both"/>
        <w:rPr>
          <w:rFonts w:asciiTheme="minorBidi" w:hAnsiTheme="minorBidi" w:cstheme="minorBidi"/>
          <w:noProof/>
          <w:sz w:val="20"/>
          <w:szCs w:val="20"/>
          <w:lang w:val="ru-RU"/>
        </w:rPr>
      </w:pPr>
    </w:p>
    <w:p w:rsidR="00EA133B" w:rsidRPr="008379ED" w:rsidRDefault="00EA133B" w:rsidP="00EA133B">
      <w:pPr>
        <w:widowControl w:val="0"/>
        <w:autoSpaceDE w:val="0"/>
        <w:autoSpaceDN w:val="0"/>
        <w:adjustRightInd w:val="0"/>
        <w:spacing w:after="0" w:line="240" w:lineRule="auto"/>
        <w:ind w:right="284"/>
        <w:jc w:val="both"/>
        <w:rPr>
          <w:rFonts w:asciiTheme="minorBidi" w:hAnsiTheme="minorBidi" w:cstheme="minorBidi"/>
          <w:b/>
          <w:bCs/>
          <w:noProof/>
          <w:color w:val="000000"/>
          <w:sz w:val="20"/>
          <w:szCs w:val="20"/>
          <w:lang w:val="ru-RU"/>
        </w:rPr>
      </w:pPr>
    </w:p>
    <w:p w:rsidR="00EA133B" w:rsidRPr="008379ED" w:rsidRDefault="00EA133B" w:rsidP="00EA133B">
      <w:pPr>
        <w:spacing w:after="0" w:line="240" w:lineRule="auto"/>
        <w:ind w:right="284"/>
        <w:jc w:val="both"/>
        <w:rPr>
          <w:rFonts w:asciiTheme="minorBidi" w:hAnsiTheme="minorBidi" w:cstheme="minorBidi"/>
          <w:b/>
          <w:noProof/>
          <w:sz w:val="20"/>
          <w:szCs w:val="20"/>
          <w:lang w:val="ru-RU"/>
        </w:rPr>
      </w:pPr>
      <w:r>
        <w:rPr>
          <w:rFonts w:asciiTheme="minorBidi" w:hAnsiTheme="minorBidi" w:cstheme="minorBidi"/>
          <w:b/>
          <w:bCs/>
          <w:noProof/>
          <w:sz w:val="20"/>
          <w:szCs w:val="20"/>
          <w:lang w:val="ru"/>
        </w:rPr>
        <w:t xml:space="preserve">Государство флага / Федеральные административные центры  </w:t>
      </w:r>
    </w:p>
    <w:p w:rsidR="00EA133B" w:rsidRPr="008379ED" w:rsidRDefault="00EA133B" w:rsidP="00EA133B">
      <w:pPr>
        <w:tabs>
          <w:tab w:val="left" w:pos="9072"/>
        </w:tabs>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Некоторые государства флага и федеральные администрации требуют непосредственной отчетности судов перед ними по каждому несчастному случаю или происшествию на судне. См. Рекомендации по аварийным ситуациям, GDL-VSL-11-1000.</w:t>
      </w:r>
    </w:p>
    <w:p w:rsidR="00EA133B" w:rsidRPr="008379ED" w:rsidRDefault="00EA133B" w:rsidP="00EA133B">
      <w:pPr>
        <w:tabs>
          <w:tab w:val="left" w:pos="9072"/>
        </w:tabs>
        <w:spacing w:after="0" w:line="240" w:lineRule="auto"/>
        <w:ind w:right="284"/>
        <w:jc w:val="both"/>
        <w:rPr>
          <w:rFonts w:asciiTheme="minorBidi" w:hAnsiTheme="minorBidi" w:cstheme="minorBidi"/>
          <w:noProof/>
          <w:sz w:val="20"/>
          <w:szCs w:val="20"/>
          <w:lang w:val="ru-RU"/>
        </w:rPr>
      </w:pPr>
    </w:p>
    <w:p w:rsidR="00EA133B" w:rsidRPr="008379ED" w:rsidRDefault="00EA133B" w:rsidP="00EA133B">
      <w:pPr>
        <w:tabs>
          <w:tab w:val="left" w:pos="9072"/>
        </w:tabs>
        <w:spacing w:after="0" w:line="240" w:lineRule="auto"/>
        <w:ind w:right="284"/>
        <w:jc w:val="both"/>
        <w:rPr>
          <w:rFonts w:asciiTheme="minorBidi" w:hAnsiTheme="minorBidi" w:cstheme="minorBidi"/>
          <w:noProof/>
          <w:sz w:val="20"/>
          <w:szCs w:val="20"/>
          <w:lang w:val="ru-RU"/>
        </w:rPr>
      </w:pPr>
      <w:r>
        <w:rPr>
          <w:rFonts w:asciiTheme="minorBidi" w:hAnsiTheme="minorBidi" w:cstheme="minorBidi"/>
          <w:noProof/>
          <w:sz w:val="20"/>
          <w:szCs w:val="20"/>
          <w:lang w:val="ru"/>
        </w:rPr>
        <w:t xml:space="preserve">В каждом случае капитан должен заполнить соответствующую форму о происшествии (FRM-ALL-08-1301-001) и отправить ее (обычно по электронной почте) по указанному адресу в установленный срок. Капитаны могут добавлять такие формы и контактные адреса вместе с прочей важной информацией в настоящее руководство для сведения. </w:t>
      </w: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p w:rsidR="00EA133B" w:rsidRPr="008379ED" w:rsidRDefault="00EA133B" w:rsidP="00EA133B">
      <w:pPr>
        <w:rPr>
          <w:rFonts w:asciiTheme="minorBidi" w:hAnsiTheme="minorBidi" w:cstheme="minorBidi"/>
          <w:noProof/>
          <w:sz w:val="20"/>
          <w:szCs w:val="20"/>
          <w:lang w:val="ru-RU"/>
        </w:rPr>
      </w:pPr>
    </w:p>
    <w:tbl>
      <w:tblPr>
        <w:tblStyle w:val="af1"/>
        <w:tblW w:w="0" w:type="auto"/>
        <w:tblInd w:w="959" w:type="dxa"/>
        <w:tblLook w:val="04A0" w:firstRow="1" w:lastRow="0" w:firstColumn="1" w:lastColumn="0" w:noHBand="0" w:noVBand="1"/>
      </w:tblPr>
      <w:tblGrid>
        <w:gridCol w:w="8221"/>
      </w:tblGrid>
      <w:tr w:rsidR="00EA133B" w:rsidRPr="00D772FD" w:rsidTr="00E64492">
        <w:tc>
          <w:tcPr>
            <w:tcW w:w="8221" w:type="dxa"/>
            <w:vAlign w:val="center"/>
          </w:tcPr>
          <w:p w:rsidR="00EA133B" w:rsidRPr="008379ED" w:rsidRDefault="00EA133B" w:rsidP="00E64492">
            <w:pPr>
              <w:pStyle w:val="1"/>
              <w:jc w:val="center"/>
              <w:outlineLvl w:val="0"/>
              <w:rPr>
                <w:rFonts w:asciiTheme="minorBidi" w:hAnsiTheme="minorBidi" w:cstheme="minorBidi"/>
                <w:noProof/>
                <w:color w:val="FF0000"/>
                <w:sz w:val="32"/>
                <w:szCs w:val="32"/>
                <w:lang w:val="ru-RU"/>
              </w:rPr>
            </w:pPr>
            <w:bookmarkStart w:id="38" w:name="_Toc485894126"/>
            <w:r>
              <w:rPr>
                <w:rFonts w:asciiTheme="minorBidi" w:hAnsiTheme="minorBidi" w:cstheme="minorBidi"/>
                <w:noProof/>
                <w:color w:val="FF0000"/>
                <w:sz w:val="32"/>
                <w:szCs w:val="32"/>
                <w:lang w:val="ru"/>
              </w:rPr>
              <w:t>КОНТАКТНЫЕ НОМЕРА ЭКСТРЕННЫХ СЛУЖБ ПРИ ЧС - Внешние</w:t>
            </w:r>
            <w:bookmarkEnd w:id="38"/>
            <w:r>
              <w:rPr>
                <w:rFonts w:asciiTheme="minorBidi" w:hAnsiTheme="minorBidi" w:cstheme="minorBidi"/>
                <w:noProof/>
                <w:color w:val="FF0000"/>
                <w:sz w:val="32"/>
                <w:szCs w:val="32"/>
                <w:lang w:val="ru"/>
              </w:rPr>
              <w:t xml:space="preserve"> </w:t>
            </w:r>
          </w:p>
        </w:tc>
      </w:tr>
    </w:tbl>
    <w:p w:rsidR="00EA133B" w:rsidRPr="008379ED" w:rsidRDefault="00EA133B" w:rsidP="00EA133B">
      <w:pPr>
        <w:rPr>
          <w:rFonts w:asciiTheme="minorBidi" w:hAnsiTheme="minorBidi" w:cstheme="minorBidi"/>
          <w:noProof/>
          <w:sz w:val="20"/>
          <w:szCs w:val="20"/>
          <w:lang w:val="ru-RU"/>
        </w:rPr>
      </w:pPr>
    </w:p>
    <w:tbl>
      <w:tblPr>
        <w:tblW w:w="971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Change w:id="39" w:author="Bollard Practice1" w:date="2024-11-07T10:59:00Z">
          <w:tblPr>
            <w:tblW w:w="9710"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43" w:type="dxa"/>
              <w:right w:w="43" w:type="dxa"/>
            </w:tblCellMar>
            <w:tblLook w:val="0000" w:firstRow="0" w:lastRow="0" w:firstColumn="0" w:lastColumn="0" w:noHBand="0" w:noVBand="0"/>
          </w:tblPr>
        </w:tblPrChange>
      </w:tblPr>
      <w:tblGrid>
        <w:gridCol w:w="2007"/>
        <w:gridCol w:w="2591"/>
        <w:gridCol w:w="2591"/>
        <w:gridCol w:w="2521"/>
        <w:tblGridChange w:id="40">
          <w:tblGrid>
            <w:gridCol w:w="2007"/>
            <w:gridCol w:w="2591"/>
            <w:gridCol w:w="2591"/>
            <w:gridCol w:w="2521"/>
          </w:tblGrid>
        </w:tblGridChange>
      </w:tblGrid>
      <w:tr w:rsidR="00EA133B" w:rsidRPr="00EA133B" w:rsidTr="00D8337B">
        <w:trPr>
          <w:cantSplit/>
          <w:trHeight w:val="556"/>
          <w:jc w:val="center"/>
          <w:trPrChange w:id="41" w:author="Bollard Practice1" w:date="2024-11-07T10:59:00Z">
            <w:trPr>
              <w:cantSplit/>
              <w:trHeight w:val="556"/>
              <w:jc w:val="center"/>
            </w:trPr>
          </w:trPrChange>
        </w:trPr>
        <w:tc>
          <w:tcPr>
            <w:tcW w:w="9710" w:type="dxa"/>
            <w:gridSpan w:val="4"/>
            <w:shd w:val="clear" w:color="auto" w:fill="008E85"/>
            <w:vAlign w:val="center"/>
            <w:tcPrChange w:id="42" w:author="Bollard Practice1" w:date="2024-11-07T10:59:00Z">
              <w:tcPr>
                <w:tcW w:w="9710" w:type="dxa"/>
                <w:gridSpan w:val="4"/>
                <w:shd w:val="clear" w:color="auto" w:fill="0000FF"/>
                <w:vAlign w:val="center"/>
              </w:tcPr>
            </w:tcPrChange>
          </w:tcPr>
          <w:p w:rsidR="00EA133B" w:rsidRPr="00EA133B" w:rsidRDefault="00EA133B" w:rsidP="00E64492">
            <w:pPr>
              <w:pStyle w:val="af0"/>
              <w:jc w:val="center"/>
              <w:rPr>
                <w:rFonts w:asciiTheme="minorBidi" w:hAnsiTheme="minorBidi" w:cstheme="minorBidi"/>
                <w:b/>
                <w:noProof/>
                <w:color w:val="FFFFFF" w:themeColor="background1"/>
                <w:sz w:val="24"/>
                <w:szCs w:val="24"/>
              </w:rPr>
            </w:pPr>
            <w:r>
              <w:rPr>
                <w:rFonts w:asciiTheme="minorBidi" w:hAnsiTheme="minorBidi" w:cstheme="minorBidi"/>
                <w:b/>
                <w:bCs/>
                <w:noProof/>
                <w:color w:val="FFFFFF" w:themeColor="background1"/>
                <w:sz w:val="24"/>
                <w:szCs w:val="24"/>
                <w:lang w:val="ru"/>
              </w:rPr>
              <w:t xml:space="preserve">Медицинское учреждение </w:t>
            </w:r>
          </w:p>
        </w:tc>
      </w:tr>
      <w:tr w:rsidR="00EA133B" w:rsidRPr="00EA133B" w:rsidTr="00E64492">
        <w:trPr>
          <w:cantSplit/>
          <w:trHeight w:val="319"/>
          <w:jc w:val="center"/>
        </w:trPr>
        <w:tc>
          <w:tcPr>
            <w:tcW w:w="2007" w:type="dxa"/>
            <w:vAlign w:val="center"/>
          </w:tcPr>
          <w:p w:rsidR="00EA133B" w:rsidRPr="00EA133B" w:rsidRDefault="00EA133B" w:rsidP="00E64492">
            <w:pPr>
              <w:pStyle w:val="af0"/>
              <w:jc w:val="center"/>
              <w:rPr>
                <w:rFonts w:asciiTheme="minorBidi" w:hAnsiTheme="minorBidi" w:cstheme="minorBidi"/>
                <w:b/>
                <w:noProof/>
                <w:sz w:val="20"/>
                <w:szCs w:val="20"/>
              </w:rPr>
            </w:pPr>
          </w:p>
        </w:tc>
        <w:tc>
          <w:tcPr>
            <w:tcW w:w="2591" w:type="dxa"/>
            <w:vAlign w:val="center"/>
          </w:tcPr>
          <w:p w:rsidR="00EA133B" w:rsidRPr="00EA133B" w:rsidRDefault="00EA133B" w:rsidP="00E64492">
            <w:pPr>
              <w:pStyle w:val="af0"/>
              <w:jc w:val="center"/>
              <w:rPr>
                <w:rFonts w:asciiTheme="minorBidi" w:hAnsiTheme="minorBidi" w:cstheme="minorBidi"/>
                <w:noProof/>
                <w:sz w:val="20"/>
                <w:szCs w:val="20"/>
              </w:rPr>
            </w:pPr>
          </w:p>
        </w:tc>
        <w:tc>
          <w:tcPr>
            <w:tcW w:w="2591" w:type="dxa"/>
            <w:vAlign w:val="center"/>
          </w:tcPr>
          <w:p w:rsidR="00EA133B" w:rsidRPr="00EA133B" w:rsidRDefault="00EA133B" w:rsidP="00E64492">
            <w:pPr>
              <w:pStyle w:val="af0"/>
              <w:jc w:val="center"/>
              <w:rPr>
                <w:rFonts w:asciiTheme="minorBidi" w:hAnsiTheme="minorBidi" w:cstheme="minorBidi"/>
                <w:noProof/>
                <w:sz w:val="20"/>
                <w:szCs w:val="20"/>
              </w:rPr>
            </w:pPr>
          </w:p>
        </w:tc>
        <w:tc>
          <w:tcPr>
            <w:tcW w:w="2521" w:type="dxa"/>
            <w:vAlign w:val="center"/>
          </w:tcPr>
          <w:p w:rsidR="00EA133B" w:rsidRPr="00EA133B" w:rsidRDefault="00EA133B" w:rsidP="00E64492">
            <w:pPr>
              <w:pStyle w:val="af0"/>
              <w:jc w:val="center"/>
              <w:rPr>
                <w:rFonts w:asciiTheme="minorBidi" w:hAnsiTheme="minorBidi" w:cstheme="minorBidi"/>
                <w:noProof/>
                <w:sz w:val="20"/>
                <w:szCs w:val="20"/>
              </w:rPr>
            </w:pPr>
          </w:p>
        </w:tc>
      </w:tr>
      <w:tr w:rsidR="00EA133B" w:rsidRPr="00D772FD" w:rsidTr="00E64492">
        <w:trPr>
          <w:cantSplit/>
          <w:trHeight w:val="832"/>
          <w:jc w:val="center"/>
        </w:trPr>
        <w:tc>
          <w:tcPr>
            <w:tcW w:w="2007" w:type="dxa"/>
            <w:vAlign w:val="center"/>
          </w:tcPr>
          <w:p w:rsidR="00EA133B" w:rsidRPr="00EA133B" w:rsidRDefault="00EA133B" w:rsidP="00E64492">
            <w:pPr>
              <w:pStyle w:val="af0"/>
              <w:jc w:val="center"/>
              <w:rPr>
                <w:rFonts w:asciiTheme="minorBidi" w:hAnsiTheme="minorBidi" w:cstheme="minorBidi"/>
                <w:b/>
                <w:noProof/>
                <w:sz w:val="20"/>
                <w:szCs w:val="20"/>
              </w:rPr>
            </w:pPr>
            <w:r>
              <w:rPr>
                <w:rFonts w:asciiTheme="minorBidi" w:hAnsiTheme="minorBidi" w:cstheme="minorBidi"/>
                <w:b/>
                <w:bCs/>
                <w:noProof/>
                <w:sz w:val="20"/>
                <w:szCs w:val="20"/>
                <w:lang w:val="ru"/>
              </w:rPr>
              <w:t>Водолазные работы</w:t>
            </w:r>
          </w:p>
          <w:p w:rsidR="00EA133B" w:rsidRPr="00EA133B" w:rsidRDefault="00EA133B" w:rsidP="00E64492">
            <w:pPr>
              <w:pStyle w:val="af0"/>
              <w:jc w:val="center"/>
              <w:rPr>
                <w:rFonts w:asciiTheme="minorBidi" w:hAnsiTheme="minorBidi" w:cstheme="minorBidi"/>
                <w:b/>
                <w:noProof/>
                <w:sz w:val="20"/>
                <w:szCs w:val="20"/>
              </w:rPr>
            </w:pPr>
            <w:r>
              <w:rPr>
                <w:rFonts w:asciiTheme="minorBidi" w:hAnsiTheme="minorBidi" w:cstheme="minorBidi"/>
                <w:b/>
                <w:bCs/>
                <w:noProof/>
                <w:sz w:val="20"/>
                <w:szCs w:val="20"/>
                <w:lang w:val="ru"/>
              </w:rPr>
              <w:t>Медицинская поддержка</w:t>
            </w:r>
          </w:p>
        </w:tc>
        <w:tc>
          <w:tcPr>
            <w:tcW w:w="2591" w:type="dxa"/>
            <w:vAlign w:val="center"/>
          </w:tcPr>
          <w:p w:rsidR="00EA133B" w:rsidRPr="008379ED" w:rsidRDefault="00EA133B" w:rsidP="00E64492">
            <w:pPr>
              <w:pStyle w:val="af0"/>
              <w:jc w:val="center"/>
              <w:rPr>
                <w:rFonts w:asciiTheme="minorBidi" w:hAnsiTheme="minorBidi" w:cstheme="minorBidi"/>
                <w:noProof/>
                <w:sz w:val="20"/>
                <w:szCs w:val="20"/>
                <w:lang w:val="ru-RU"/>
              </w:rPr>
            </w:pPr>
            <w:r>
              <w:rPr>
                <w:rFonts w:asciiTheme="minorBidi" w:hAnsiTheme="minorBidi" w:cstheme="minorBidi"/>
                <w:noProof/>
                <w:sz w:val="20"/>
                <w:szCs w:val="20"/>
                <w:lang w:val="ru"/>
              </w:rPr>
              <w:t>Исследовательский центр - Diving Disease Research Centre, Великобритания.</w:t>
            </w:r>
          </w:p>
          <w:p w:rsidR="00EA133B" w:rsidRPr="008379ED" w:rsidRDefault="00EA133B" w:rsidP="00E64492">
            <w:pPr>
              <w:pStyle w:val="af0"/>
              <w:jc w:val="center"/>
              <w:rPr>
                <w:rFonts w:asciiTheme="minorBidi" w:hAnsiTheme="minorBidi" w:cstheme="minorBidi"/>
                <w:noProof/>
                <w:sz w:val="20"/>
                <w:szCs w:val="20"/>
                <w:lang w:val="ru-RU"/>
              </w:rPr>
            </w:pPr>
            <w:r>
              <w:rPr>
                <w:rFonts w:asciiTheme="minorBidi" w:hAnsiTheme="minorBidi" w:cstheme="minorBidi"/>
                <w:noProof/>
                <w:sz w:val="20"/>
                <w:szCs w:val="20"/>
                <w:lang w:val="ru"/>
              </w:rPr>
              <w:t>Часы работы 08:00 – 1700 (время Великобритании , GMT или BST) номер телефона: +44 1752 209999</w:t>
            </w:r>
          </w:p>
          <w:p w:rsidR="00EA133B" w:rsidRPr="008379ED" w:rsidRDefault="00EA133B" w:rsidP="00E64492">
            <w:pPr>
              <w:pStyle w:val="af0"/>
              <w:jc w:val="center"/>
              <w:rPr>
                <w:rFonts w:asciiTheme="minorBidi" w:hAnsiTheme="minorBidi" w:cstheme="minorBidi"/>
                <w:noProof/>
                <w:sz w:val="20"/>
                <w:szCs w:val="20"/>
                <w:lang w:val="ru-RU"/>
              </w:rPr>
            </w:pPr>
            <w:r>
              <w:rPr>
                <w:rFonts w:asciiTheme="minorBidi" w:hAnsiTheme="minorBidi" w:cstheme="minorBidi"/>
                <w:noProof/>
                <w:sz w:val="20"/>
                <w:szCs w:val="20"/>
                <w:lang w:val="ru"/>
              </w:rPr>
              <w:t>Номер телефона вне рабочего времени: +44 844 736 9511</w:t>
            </w:r>
          </w:p>
        </w:tc>
        <w:tc>
          <w:tcPr>
            <w:tcW w:w="2591" w:type="dxa"/>
            <w:vAlign w:val="center"/>
          </w:tcPr>
          <w:p w:rsidR="00EA133B" w:rsidRPr="008379ED" w:rsidRDefault="00EA133B" w:rsidP="00E64492">
            <w:pPr>
              <w:pStyle w:val="af0"/>
              <w:jc w:val="center"/>
              <w:rPr>
                <w:rFonts w:asciiTheme="minorBidi" w:hAnsiTheme="minorBidi" w:cstheme="minorBidi"/>
                <w:noProof/>
                <w:sz w:val="20"/>
                <w:szCs w:val="20"/>
                <w:lang w:val="ru-RU"/>
              </w:rPr>
            </w:pPr>
            <w:r>
              <w:rPr>
                <w:rFonts w:asciiTheme="minorBidi" w:hAnsiTheme="minorBidi" w:cstheme="minorBidi"/>
                <w:noProof/>
                <w:sz w:val="20"/>
                <w:szCs w:val="20"/>
                <w:lang w:val="ru"/>
              </w:rPr>
              <w:t xml:space="preserve"> </w:t>
            </w:r>
          </w:p>
        </w:tc>
        <w:tc>
          <w:tcPr>
            <w:tcW w:w="2521" w:type="dxa"/>
            <w:vAlign w:val="center"/>
          </w:tcPr>
          <w:p w:rsidR="00EA133B" w:rsidRPr="008379ED" w:rsidRDefault="00EA133B" w:rsidP="00E64492">
            <w:pPr>
              <w:pStyle w:val="af0"/>
              <w:jc w:val="center"/>
              <w:rPr>
                <w:rFonts w:asciiTheme="minorBidi" w:hAnsiTheme="minorBidi" w:cstheme="minorBidi"/>
                <w:noProof/>
                <w:sz w:val="20"/>
                <w:szCs w:val="20"/>
                <w:lang w:val="ru-RU"/>
              </w:rPr>
            </w:pPr>
          </w:p>
        </w:tc>
      </w:tr>
    </w:tbl>
    <w:p w:rsidR="00EA133B" w:rsidRPr="008379ED" w:rsidRDefault="00EA133B" w:rsidP="00EA133B">
      <w:pPr>
        <w:jc w:val="center"/>
        <w:rPr>
          <w:rFonts w:asciiTheme="minorBidi" w:hAnsiTheme="minorBidi" w:cstheme="minorBidi"/>
          <w:noProof/>
          <w:sz w:val="20"/>
          <w:szCs w:val="20"/>
          <w:lang w:val="ru-RU"/>
        </w:rPr>
      </w:pPr>
    </w:p>
    <w:tbl>
      <w:tblPr>
        <w:tblStyle w:val="TableGrid1"/>
        <w:tblW w:w="9593" w:type="dxa"/>
        <w:tblInd w:w="-15"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43" w:author="Bollard Practice1" w:date="2024-11-07T11:00:00Z">
          <w:tblPr>
            <w:tblStyle w:val="TableGrid1"/>
            <w:tblW w:w="9593" w:type="dxa"/>
            <w:tblInd w:w="-15"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3052"/>
        <w:gridCol w:w="3071"/>
        <w:gridCol w:w="3470"/>
        <w:tblGridChange w:id="44">
          <w:tblGrid>
            <w:gridCol w:w="15"/>
            <w:gridCol w:w="3037"/>
            <w:gridCol w:w="3071"/>
            <w:gridCol w:w="3470"/>
            <w:gridCol w:w="15"/>
          </w:tblGrid>
        </w:tblGridChange>
      </w:tblGrid>
      <w:tr w:rsidR="00EA133B" w:rsidRPr="00D772FD" w:rsidTr="00D8337B">
        <w:trPr>
          <w:trHeight w:val="553"/>
          <w:trPrChange w:id="45" w:author="Bollard Practice1" w:date="2024-11-07T11:00:00Z">
            <w:trPr>
              <w:gridBefore w:val="1"/>
              <w:trHeight w:val="553"/>
            </w:trPr>
          </w:trPrChange>
        </w:trPr>
        <w:tc>
          <w:tcPr>
            <w:tcW w:w="9593" w:type="dxa"/>
            <w:gridSpan w:val="3"/>
            <w:tcBorders>
              <w:bottom w:val="single" w:sz="4" w:space="0" w:color="000000"/>
            </w:tcBorders>
            <w:shd w:val="clear" w:color="auto" w:fill="008E85"/>
            <w:vAlign w:val="center"/>
            <w:tcPrChange w:id="46" w:author="Bollard Practice1" w:date="2024-11-07T11:00:00Z">
              <w:tcPr>
                <w:tcW w:w="9593" w:type="dxa"/>
                <w:gridSpan w:val="4"/>
                <w:tcBorders>
                  <w:bottom w:val="single" w:sz="4" w:space="0" w:color="000000"/>
                </w:tcBorders>
                <w:shd w:val="clear" w:color="auto" w:fill="0000FF"/>
                <w:vAlign w:val="center"/>
              </w:tcPr>
            </w:tcPrChange>
          </w:tcPr>
          <w:p w:rsidR="00EA133B" w:rsidRPr="008379ED" w:rsidRDefault="00EA133B" w:rsidP="00E64492">
            <w:pPr>
              <w:jc w:val="center"/>
              <w:rPr>
                <w:rFonts w:asciiTheme="minorBidi" w:hAnsiTheme="minorBidi" w:cstheme="minorBidi"/>
                <w:b/>
                <w:noProof/>
                <w:color w:val="FFFFFF" w:themeColor="background1"/>
                <w:sz w:val="24"/>
                <w:szCs w:val="24"/>
                <w:lang w:val="ru-RU"/>
              </w:rPr>
            </w:pPr>
            <w:r>
              <w:rPr>
                <w:rFonts w:asciiTheme="minorBidi" w:hAnsiTheme="minorBidi" w:cstheme="minorBidi"/>
                <w:b/>
                <w:bCs/>
                <w:noProof/>
                <w:color w:val="FFFFFF" w:themeColor="background1"/>
                <w:sz w:val="24"/>
                <w:szCs w:val="24"/>
                <w:lang w:val="ru"/>
              </w:rPr>
              <w:t>Контактные данные для экстренной связи  Подрядчик / Клиент</w:t>
            </w:r>
          </w:p>
        </w:tc>
      </w:tr>
      <w:tr w:rsidR="00EA133B" w:rsidRPr="00EA133B" w:rsidTr="00E64492">
        <w:trPr>
          <w:trHeight w:val="420"/>
        </w:trPr>
        <w:tc>
          <w:tcPr>
            <w:tcW w:w="3052" w:type="dxa"/>
            <w:tcBorders>
              <w:top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Название</w:t>
            </w:r>
          </w:p>
        </w:tc>
        <w:tc>
          <w:tcPr>
            <w:tcW w:w="3071"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Телефон</w:t>
            </w:r>
          </w:p>
        </w:tc>
        <w:tc>
          <w:tcPr>
            <w:tcW w:w="3470" w:type="dxa"/>
            <w:tcBorders>
              <w:top w:val="single" w:sz="4" w:space="0" w:color="000000"/>
              <w:left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Адрес эл. почты</w:t>
            </w:r>
          </w:p>
        </w:tc>
      </w:tr>
      <w:tr w:rsidR="00EA133B" w:rsidRPr="00EA133B" w:rsidTr="00E64492">
        <w:trPr>
          <w:trHeight w:val="276"/>
        </w:trPr>
        <w:tc>
          <w:tcPr>
            <w:tcW w:w="3052" w:type="dxa"/>
            <w:tcBorders>
              <w:top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3071"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c>
          <w:tcPr>
            <w:tcW w:w="3470" w:type="dxa"/>
            <w:tcBorders>
              <w:top w:val="single" w:sz="4" w:space="0" w:color="000000"/>
              <w:left w:val="single" w:sz="4" w:space="0" w:color="auto"/>
              <w:bottom w:val="single" w:sz="4" w:space="0" w:color="auto"/>
              <w:right w:val="double" w:sz="4" w:space="0" w:color="000000"/>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r w:rsidR="00EA133B" w:rsidRPr="00EA133B" w:rsidTr="00E64492">
        <w:trPr>
          <w:trHeight w:val="300"/>
        </w:trPr>
        <w:tc>
          <w:tcPr>
            <w:tcW w:w="3052" w:type="dxa"/>
            <w:tcBorders>
              <w:top w:val="single" w:sz="4" w:space="0" w:color="000000"/>
              <w:bottom w:val="double" w:sz="4" w:space="0" w:color="auto"/>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3071" w:type="dxa"/>
            <w:tcBorders>
              <w:top w:val="single" w:sz="4" w:space="0" w:color="000000"/>
              <w:left w:val="single" w:sz="4" w:space="0" w:color="000000"/>
              <w:bottom w:val="double" w:sz="4" w:space="0" w:color="auto"/>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3470" w:type="dxa"/>
            <w:tcBorders>
              <w:top w:val="single" w:sz="4" w:space="0" w:color="000000"/>
              <w:left w:val="single" w:sz="4" w:space="0" w:color="000000"/>
              <w:bottom w:val="double" w:sz="4" w:space="0" w:color="auto"/>
            </w:tcBorders>
            <w:vAlign w:val="center"/>
          </w:tcPr>
          <w:p w:rsidR="00EA133B" w:rsidRPr="00EA133B" w:rsidRDefault="00EA133B" w:rsidP="00E64492">
            <w:pPr>
              <w:jc w:val="center"/>
              <w:rPr>
                <w:rFonts w:asciiTheme="minorBidi" w:hAnsiTheme="minorBidi" w:cstheme="minorBidi"/>
                <w:noProof/>
              </w:rPr>
            </w:pPr>
          </w:p>
        </w:tc>
      </w:tr>
    </w:tbl>
    <w:p w:rsidR="00EA133B" w:rsidRPr="00EA133B" w:rsidRDefault="00EA133B" w:rsidP="00EA133B">
      <w:pPr>
        <w:rPr>
          <w:rFonts w:asciiTheme="minorBidi" w:hAnsiTheme="minorBidi" w:cstheme="minorBidi"/>
          <w:noProof/>
          <w:sz w:val="20"/>
          <w:szCs w:val="20"/>
        </w:rPr>
      </w:pP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47" w:author="Bollard Practice1" w:date="2024-11-07T11:00:00Z">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2929"/>
        <w:gridCol w:w="3071"/>
        <w:gridCol w:w="3639"/>
        <w:tblGridChange w:id="48">
          <w:tblGrid>
            <w:gridCol w:w="2929"/>
            <w:gridCol w:w="3071"/>
            <w:gridCol w:w="3639"/>
          </w:tblGrid>
        </w:tblGridChange>
      </w:tblGrid>
      <w:tr w:rsidR="00EA133B" w:rsidRPr="00D772FD" w:rsidTr="00D8337B">
        <w:trPr>
          <w:trHeight w:val="553"/>
          <w:trPrChange w:id="49" w:author="Bollard Practice1" w:date="2024-11-07T11:00:00Z">
            <w:trPr>
              <w:trHeight w:val="553"/>
            </w:trPr>
          </w:trPrChange>
        </w:trPr>
        <w:tc>
          <w:tcPr>
            <w:tcW w:w="9639" w:type="dxa"/>
            <w:gridSpan w:val="3"/>
            <w:tcBorders>
              <w:bottom w:val="single" w:sz="4" w:space="0" w:color="000000"/>
            </w:tcBorders>
            <w:shd w:val="clear" w:color="auto" w:fill="008E85"/>
            <w:vAlign w:val="center"/>
            <w:tcPrChange w:id="50" w:author="Bollard Practice1" w:date="2024-11-07T11:00:00Z">
              <w:tcPr>
                <w:tcW w:w="9639" w:type="dxa"/>
                <w:gridSpan w:val="3"/>
                <w:tcBorders>
                  <w:bottom w:val="single" w:sz="4" w:space="0" w:color="000000"/>
                </w:tcBorders>
                <w:shd w:val="clear" w:color="auto" w:fill="0000FF"/>
                <w:vAlign w:val="center"/>
              </w:tcPr>
            </w:tcPrChange>
          </w:tcPr>
          <w:p w:rsidR="00EA133B" w:rsidRPr="008379ED" w:rsidRDefault="00EA133B" w:rsidP="00E64492">
            <w:pPr>
              <w:pStyle w:val="1"/>
              <w:jc w:val="center"/>
              <w:outlineLvl w:val="0"/>
              <w:rPr>
                <w:rFonts w:asciiTheme="minorBidi" w:hAnsiTheme="minorBidi" w:cstheme="minorBidi"/>
                <w:noProof/>
                <w:color w:val="FFFFFF" w:themeColor="background1"/>
                <w:sz w:val="24"/>
                <w:szCs w:val="24"/>
                <w:lang w:val="ru-RU"/>
              </w:rPr>
            </w:pPr>
            <w:bookmarkStart w:id="51" w:name="_Toc485894127"/>
            <w:r>
              <w:rPr>
                <w:rFonts w:asciiTheme="minorBidi" w:hAnsiTheme="minorBidi" w:cstheme="minorBidi"/>
                <w:noProof/>
                <w:color w:val="FFFFFF" w:themeColor="background1"/>
                <w:sz w:val="24"/>
                <w:szCs w:val="24"/>
                <w:lang w:val="ru"/>
              </w:rPr>
              <w:t>Контактные данные береговой охраны на случай чрезвычайной ситуации/органы власти на берегу/портовые власти</w:t>
            </w:r>
            <w:bookmarkEnd w:id="51"/>
          </w:p>
        </w:tc>
      </w:tr>
      <w:tr w:rsidR="00EA133B" w:rsidRPr="00EA133B" w:rsidTr="00E64492">
        <w:trPr>
          <w:trHeight w:val="276"/>
        </w:trPr>
        <w:tc>
          <w:tcPr>
            <w:tcW w:w="2929" w:type="dxa"/>
            <w:tcBorders>
              <w:top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Название</w:t>
            </w:r>
          </w:p>
        </w:tc>
        <w:tc>
          <w:tcPr>
            <w:tcW w:w="3071"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Телефон</w:t>
            </w:r>
          </w:p>
        </w:tc>
        <w:tc>
          <w:tcPr>
            <w:tcW w:w="3639" w:type="dxa"/>
            <w:tcBorders>
              <w:top w:val="single" w:sz="4" w:space="0" w:color="000000"/>
              <w:left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Адрес эл. почты</w:t>
            </w:r>
          </w:p>
        </w:tc>
      </w:tr>
      <w:tr w:rsidR="00EA133B" w:rsidRPr="00EA133B" w:rsidTr="00E64492">
        <w:trPr>
          <w:trHeight w:val="276"/>
        </w:trPr>
        <w:tc>
          <w:tcPr>
            <w:tcW w:w="2929" w:type="dxa"/>
            <w:tcBorders>
              <w:top w:val="single" w:sz="4" w:space="0" w:color="000000"/>
              <w:bottom w:val="doub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3071" w:type="dxa"/>
            <w:tcBorders>
              <w:top w:val="single" w:sz="4" w:space="0" w:color="000000"/>
              <w:left w:val="single" w:sz="4" w:space="0" w:color="auto"/>
              <w:bottom w:val="double" w:sz="4" w:space="0" w:color="000000"/>
              <w:right w:val="single" w:sz="4" w:space="0" w:color="auto"/>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c>
          <w:tcPr>
            <w:tcW w:w="3639" w:type="dxa"/>
            <w:tcBorders>
              <w:top w:val="single" w:sz="4" w:space="0" w:color="000000"/>
              <w:left w:val="single" w:sz="4" w:space="0" w:color="auto"/>
              <w:bottom w:val="double" w:sz="4" w:space="0" w:color="000000"/>
              <w:right w:val="double" w:sz="4" w:space="0" w:color="000000"/>
            </w:tcBorders>
            <w:vAlign w:val="center"/>
          </w:tcPr>
          <w:p w:rsidR="00EA133B" w:rsidRPr="00EA133B" w:rsidRDefault="00EA133B" w:rsidP="00E64492">
            <w:pPr>
              <w:pStyle w:val="TableText"/>
              <w:jc w:val="center"/>
              <w:rPr>
                <w:rFonts w:asciiTheme="minorBidi" w:hAnsiTheme="minorBidi" w:cstheme="minorBidi"/>
                <w:noProof/>
              </w:rPr>
            </w:pPr>
            <w:r>
              <w:rPr>
                <w:rFonts w:asciiTheme="minorBidi" w:hAnsiTheme="minorBidi" w:cstheme="minorBidi"/>
                <w:noProof/>
                <w:lang w:val="ru"/>
              </w:rPr>
              <w:t xml:space="preserve">Согласно руководству региональной организации </w:t>
            </w:r>
          </w:p>
        </w:tc>
      </w:tr>
    </w:tbl>
    <w:p w:rsidR="00EA133B" w:rsidRPr="00EA133B" w:rsidRDefault="00EA133B" w:rsidP="00EA133B">
      <w:pPr>
        <w:rPr>
          <w:rFonts w:asciiTheme="minorBidi" w:hAnsiTheme="minorBidi" w:cstheme="minorBidi"/>
          <w:noProof/>
          <w:sz w:val="20"/>
          <w:szCs w:val="20"/>
        </w:rPr>
      </w:pPr>
    </w:p>
    <w:tbl>
      <w:tblPr>
        <w:tblStyle w:val="TableGrid1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52" w:author="Bollard Practice1" w:date="2024-11-07T11:00:00Z">
          <w:tblPr>
            <w:tblStyle w:val="TableGrid1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2929"/>
        <w:gridCol w:w="3071"/>
        <w:gridCol w:w="3639"/>
        <w:tblGridChange w:id="53">
          <w:tblGrid>
            <w:gridCol w:w="2929"/>
            <w:gridCol w:w="3071"/>
            <w:gridCol w:w="3639"/>
          </w:tblGrid>
        </w:tblGridChange>
      </w:tblGrid>
      <w:tr w:rsidR="00EA133B" w:rsidRPr="00D772FD" w:rsidTr="00D8337B">
        <w:trPr>
          <w:trHeight w:val="553"/>
          <w:trPrChange w:id="54" w:author="Bollard Practice1" w:date="2024-11-07T11:00:00Z">
            <w:trPr>
              <w:trHeight w:val="553"/>
            </w:trPr>
          </w:trPrChange>
        </w:trPr>
        <w:tc>
          <w:tcPr>
            <w:tcW w:w="9639" w:type="dxa"/>
            <w:gridSpan w:val="3"/>
            <w:tcBorders>
              <w:bottom w:val="single" w:sz="4" w:space="0" w:color="000000"/>
            </w:tcBorders>
            <w:shd w:val="clear" w:color="auto" w:fill="008E85"/>
            <w:vAlign w:val="center"/>
            <w:tcPrChange w:id="55" w:author="Bollard Practice1" w:date="2024-11-07T11:00:00Z">
              <w:tcPr>
                <w:tcW w:w="9639" w:type="dxa"/>
                <w:gridSpan w:val="3"/>
                <w:tcBorders>
                  <w:bottom w:val="single" w:sz="4" w:space="0" w:color="000000"/>
                </w:tcBorders>
                <w:shd w:val="clear" w:color="auto" w:fill="0000FF"/>
                <w:vAlign w:val="center"/>
              </w:tcPr>
            </w:tcPrChange>
          </w:tcPr>
          <w:p w:rsidR="00EA133B" w:rsidRPr="008379ED" w:rsidRDefault="00EA133B" w:rsidP="00E64492">
            <w:pPr>
              <w:keepNext/>
              <w:keepLines/>
              <w:spacing w:before="480" w:line="276" w:lineRule="auto"/>
              <w:jc w:val="center"/>
              <w:outlineLvl w:val="0"/>
              <w:rPr>
                <w:rFonts w:asciiTheme="minorBidi" w:eastAsiaTheme="majorEastAsia" w:hAnsiTheme="minorBidi" w:cstheme="minorBidi"/>
                <w:b/>
                <w:bCs/>
                <w:noProof/>
                <w:color w:val="FFFFFF" w:themeColor="background1"/>
                <w:sz w:val="24"/>
                <w:szCs w:val="24"/>
                <w:lang w:val="ru-RU"/>
              </w:rPr>
            </w:pPr>
            <w:bookmarkStart w:id="56" w:name="_Toc485894128"/>
            <w:r>
              <w:rPr>
                <w:rFonts w:asciiTheme="minorBidi" w:eastAsiaTheme="majorEastAsia" w:hAnsiTheme="minorBidi" w:cstheme="minorBidi"/>
                <w:b/>
                <w:bCs/>
                <w:noProof/>
                <w:color w:val="FFFFFF" w:themeColor="background1"/>
                <w:sz w:val="24"/>
                <w:szCs w:val="24"/>
                <w:lang w:val="ru"/>
              </w:rPr>
              <w:t>Дополнительная контактная информация на случай чрезвычайной ситуации</w:t>
            </w:r>
            <w:bookmarkEnd w:id="56"/>
          </w:p>
        </w:tc>
      </w:tr>
      <w:tr w:rsidR="00EA133B" w:rsidRPr="00EA133B" w:rsidTr="00E64492">
        <w:trPr>
          <w:trHeight w:val="420"/>
        </w:trPr>
        <w:tc>
          <w:tcPr>
            <w:tcW w:w="2929" w:type="dxa"/>
            <w:tcBorders>
              <w:top w:val="single" w:sz="4" w:space="0" w:color="000000"/>
              <w:bottom w:val="single" w:sz="4" w:space="0" w:color="auto"/>
              <w:right w:val="single" w:sz="4" w:space="0" w:color="000000"/>
            </w:tcBorders>
            <w:vAlign w:val="center"/>
          </w:tcPr>
          <w:p w:rsidR="00EA133B" w:rsidRPr="00EA133B" w:rsidRDefault="00EA133B" w:rsidP="00E64492">
            <w:pPr>
              <w:spacing w:after="200" w:line="276" w:lineRule="auto"/>
              <w:jc w:val="center"/>
              <w:rPr>
                <w:rFonts w:asciiTheme="minorBidi" w:hAnsiTheme="minorBidi" w:cstheme="minorBidi"/>
                <w:b/>
                <w:noProof/>
                <w:sz w:val="22"/>
                <w:szCs w:val="22"/>
              </w:rPr>
            </w:pPr>
            <w:r>
              <w:rPr>
                <w:rFonts w:asciiTheme="minorBidi" w:hAnsiTheme="minorBidi" w:cstheme="minorBidi"/>
                <w:b/>
                <w:bCs/>
                <w:noProof/>
                <w:sz w:val="22"/>
                <w:szCs w:val="22"/>
                <w:lang w:val="ru"/>
              </w:rPr>
              <w:t>Название</w:t>
            </w:r>
          </w:p>
        </w:tc>
        <w:tc>
          <w:tcPr>
            <w:tcW w:w="3071" w:type="dxa"/>
            <w:tcBorders>
              <w:top w:val="single" w:sz="4" w:space="0" w:color="000000"/>
              <w:left w:val="single" w:sz="4" w:space="0" w:color="000000"/>
              <w:bottom w:val="single" w:sz="4" w:space="0" w:color="auto"/>
              <w:right w:val="single" w:sz="4" w:space="0" w:color="000000"/>
            </w:tcBorders>
            <w:vAlign w:val="center"/>
          </w:tcPr>
          <w:p w:rsidR="00EA133B" w:rsidRPr="00EA133B" w:rsidRDefault="00EA133B" w:rsidP="00E64492">
            <w:pPr>
              <w:spacing w:after="200" w:line="276" w:lineRule="auto"/>
              <w:jc w:val="center"/>
              <w:rPr>
                <w:rFonts w:asciiTheme="minorBidi" w:hAnsiTheme="minorBidi" w:cstheme="minorBidi"/>
                <w:b/>
                <w:noProof/>
                <w:sz w:val="22"/>
                <w:szCs w:val="22"/>
              </w:rPr>
            </w:pPr>
            <w:r>
              <w:rPr>
                <w:rFonts w:asciiTheme="minorBidi" w:hAnsiTheme="minorBidi" w:cstheme="minorBidi"/>
                <w:b/>
                <w:bCs/>
                <w:noProof/>
                <w:sz w:val="22"/>
                <w:szCs w:val="22"/>
                <w:lang w:val="ru"/>
              </w:rPr>
              <w:t>Телефон</w:t>
            </w:r>
          </w:p>
        </w:tc>
        <w:tc>
          <w:tcPr>
            <w:tcW w:w="3639" w:type="dxa"/>
            <w:tcBorders>
              <w:top w:val="single" w:sz="4" w:space="0" w:color="000000"/>
              <w:left w:val="single" w:sz="4" w:space="0" w:color="000000"/>
              <w:bottom w:val="single" w:sz="4" w:space="0" w:color="auto"/>
            </w:tcBorders>
            <w:vAlign w:val="center"/>
          </w:tcPr>
          <w:p w:rsidR="00EA133B" w:rsidRPr="00EA133B" w:rsidRDefault="00EA133B" w:rsidP="00E64492">
            <w:pPr>
              <w:spacing w:after="200" w:line="276" w:lineRule="auto"/>
              <w:jc w:val="center"/>
              <w:rPr>
                <w:rFonts w:asciiTheme="minorBidi" w:hAnsiTheme="minorBidi" w:cstheme="minorBidi"/>
                <w:b/>
                <w:noProof/>
                <w:sz w:val="22"/>
                <w:szCs w:val="22"/>
              </w:rPr>
            </w:pPr>
            <w:r>
              <w:rPr>
                <w:rFonts w:asciiTheme="minorBidi" w:hAnsiTheme="minorBidi" w:cstheme="minorBidi"/>
                <w:b/>
                <w:bCs/>
                <w:noProof/>
                <w:sz w:val="22"/>
                <w:szCs w:val="22"/>
                <w:lang w:val="ru"/>
              </w:rPr>
              <w:t>Адрес эл. почты</w:t>
            </w:r>
          </w:p>
        </w:tc>
      </w:tr>
      <w:tr w:rsidR="00EA133B" w:rsidRPr="00EA133B" w:rsidTr="00E64492">
        <w:trPr>
          <w:trHeight w:val="276"/>
        </w:trPr>
        <w:tc>
          <w:tcPr>
            <w:tcW w:w="2929" w:type="dxa"/>
            <w:tcBorders>
              <w:top w:val="single" w:sz="4" w:space="0" w:color="auto"/>
              <w:left w:val="double" w:sz="4" w:space="0" w:color="auto"/>
              <w:bottom w:val="single" w:sz="4" w:space="0" w:color="auto"/>
              <w:right w:val="single" w:sz="4" w:space="0" w:color="auto"/>
            </w:tcBorders>
            <w:vAlign w:val="center"/>
          </w:tcPr>
          <w:p w:rsidR="00EA133B" w:rsidRPr="00EA133B" w:rsidRDefault="00EA133B" w:rsidP="00E64492">
            <w:pPr>
              <w:spacing w:after="200" w:line="276" w:lineRule="auto"/>
              <w:rPr>
                <w:rFonts w:asciiTheme="minorBidi" w:hAnsiTheme="minorBidi" w:cstheme="minorBidi"/>
                <w:noProof/>
                <w:sz w:val="22"/>
                <w:szCs w:val="22"/>
              </w:rPr>
            </w:pPr>
            <w:r>
              <w:rPr>
                <w:rFonts w:asciiTheme="minorBidi" w:hAnsiTheme="minorBidi" w:cstheme="minorBidi"/>
                <w:noProof/>
                <w:sz w:val="22"/>
                <w:szCs w:val="22"/>
                <w:lang w:val="ru"/>
              </w:rPr>
              <w:t>Бюро Веритас</w:t>
            </w:r>
          </w:p>
        </w:tc>
        <w:tc>
          <w:tcPr>
            <w:tcW w:w="3071"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spacing w:after="200" w:line="276" w:lineRule="auto"/>
              <w:rPr>
                <w:rFonts w:asciiTheme="minorBidi" w:hAnsiTheme="minorBidi" w:cstheme="minorBidi"/>
                <w:noProof/>
                <w:sz w:val="22"/>
                <w:szCs w:val="22"/>
              </w:rPr>
            </w:pPr>
            <w:r>
              <w:rPr>
                <w:rFonts w:asciiTheme="minorBidi" w:hAnsiTheme="minorBidi" w:cstheme="minorBidi"/>
                <w:noProof/>
                <w:sz w:val="22"/>
                <w:szCs w:val="22"/>
                <w:lang w:val="ru"/>
              </w:rPr>
              <w:t>+31 10 2822 666</w:t>
            </w:r>
          </w:p>
        </w:tc>
        <w:tc>
          <w:tcPr>
            <w:tcW w:w="3639" w:type="dxa"/>
            <w:tcBorders>
              <w:top w:val="single" w:sz="4" w:space="0" w:color="auto"/>
              <w:left w:val="single" w:sz="4" w:space="0" w:color="auto"/>
              <w:bottom w:val="single" w:sz="4" w:space="0" w:color="auto"/>
              <w:right w:val="double" w:sz="4" w:space="0" w:color="auto"/>
            </w:tcBorders>
            <w:vAlign w:val="center"/>
          </w:tcPr>
          <w:p w:rsidR="00EA133B" w:rsidRPr="00EA133B" w:rsidRDefault="00EA133B" w:rsidP="00E64492">
            <w:pPr>
              <w:spacing w:after="200" w:line="276" w:lineRule="auto"/>
              <w:rPr>
                <w:rFonts w:asciiTheme="minorBidi" w:hAnsiTheme="minorBidi" w:cstheme="minorBidi"/>
                <w:noProof/>
                <w:sz w:val="22"/>
                <w:szCs w:val="22"/>
              </w:rPr>
            </w:pPr>
            <w:r>
              <w:rPr>
                <w:rFonts w:asciiTheme="minorBidi" w:hAnsiTheme="minorBidi" w:cstheme="minorBidi"/>
                <w:noProof/>
                <w:sz w:val="22"/>
                <w:szCs w:val="22"/>
                <w:lang w:val="ru"/>
              </w:rPr>
              <w:t>Nld_cro@bureauveritas.com</w:t>
            </w:r>
          </w:p>
        </w:tc>
      </w:tr>
      <w:tr w:rsidR="00EA133B" w:rsidRPr="00D772FD" w:rsidTr="00E64492">
        <w:trPr>
          <w:trHeight w:val="276"/>
        </w:trPr>
        <w:tc>
          <w:tcPr>
            <w:tcW w:w="2929" w:type="dxa"/>
            <w:tcBorders>
              <w:top w:val="single" w:sz="4" w:space="0" w:color="auto"/>
              <w:left w:val="double" w:sz="4" w:space="0" w:color="auto"/>
              <w:bottom w:val="single" w:sz="4" w:space="0" w:color="auto"/>
              <w:right w:val="single" w:sz="4" w:space="0" w:color="auto"/>
            </w:tcBorders>
            <w:vAlign w:val="center"/>
          </w:tcPr>
          <w:p w:rsidR="00EA133B" w:rsidRPr="008379ED" w:rsidRDefault="00EA133B" w:rsidP="00E64492">
            <w:pPr>
              <w:spacing w:after="200" w:line="276" w:lineRule="auto"/>
              <w:rPr>
                <w:rFonts w:asciiTheme="minorBidi" w:hAnsiTheme="minorBidi" w:cstheme="minorBidi"/>
                <w:noProof/>
                <w:sz w:val="22"/>
                <w:szCs w:val="22"/>
                <w:lang w:val="ru-RU"/>
              </w:rPr>
            </w:pPr>
            <w:r>
              <w:rPr>
                <w:rFonts w:asciiTheme="minorBidi" w:hAnsiTheme="minorBidi" w:cstheme="minorBidi"/>
                <w:noProof/>
                <w:sz w:val="22"/>
                <w:szCs w:val="22"/>
                <w:lang w:val="ru"/>
              </w:rPr>
              <w:t xml:space="preserve">Медицинская рекомендация по радио </w:t>
            </w:r>
          </w:p>
          <w:p w:rsidR="00EA133B" w:rsidRPr="008379ED" w:rsidRDefault="00EA133B" w:rsidP="00E64492">
            <w:pPr>
              <w:spacing w:after="200" w:line="276" w:lineRule="auto"/>
              <w:rPr>
                <w:rFonts w:asciiTheme="minorBidi" w:hAnsiTheme="minorBidi" w:cstheme="minorBidi"/>
                <w:noProof/>
                <w:sz w:val="22"/>
                <w:szCs w:val="22"/>
                <w:lang w:val="ru-RU"/>
              </w:rPr>
            </w:pPr>
            <w:r>
              <w:rPr>
                <w:rFonts w:asciiTheme="minorBidi" w:hAnsiTheme="minorBidi" w:cstheme="minorBidi"/>
                <w:noProof/>
                <w:sz w:val="22"/>
                <w:szCs w:val="22"/>
                <w:lang w:val="ru"/>
              </w:rPr>
              <w:lastRenderedPageBreak/>
              <w:t>(Береговая охрана Нидерландов)</w:t>
            </w:r>
          </w:p>
        </w:tc>
        <w:tc>
          <w:tcPr>
            <w:tcW w:w="3071" w:type="dxa"/>
            <w:tcBorders>
              <w:top w:val="single" w:sz="4" w:space="0" w:color="auto"/>
              <w:left w:val="single" w:sz="4" w:space="0" w:color="auto"/>
              <w:bottom w:val="single" w:sz="4" w:space="0" w:color="auto"/>
              <w:right w:val="single" w:sz="4" w:space="0" w:color="auto"/>
            </w:tcBorders>
            <w:vAlign w:val="center"/>
          </w:tcPr>
          <w:p w:rsidR="00EA133B" w:rsidRPr="00EA133B" w:rsidRDefault="00EA133B" w:rsidP="00E64492">
            <w:pPr>
              <w:spacing w:after="200" w:line="276" w:lineRule="auto"/>
              <w:rPr>
                <w:rFonts w:asciiTheme="minorBidi" w:hAnsiTheme="minorBidi" w:cstheme="minorBidi"/>
                <w:noProof/>
                <w:sz w:val="22"/>
                <w:szCs w:val="22"/>
              </w:rPr>
            </w:pPr>
            <w:r>
              <w:rPr>
                <w:rFonts w:asciiTheme="minorBidi" w:hAnsiTheme="minorBidi" w:cstheme="minorBidi"/>
                <w:noProof/>
                <w:sz w:val="22"/>
                <w:szCs w:val="22"/>
                <w:lang w:val="ru"/>
              </w:rPr>
              <w:lastRenderedPageBreak/>
              <w:t>+31 223 542 500</w:t>
            </w:r>
          </w:p>
        </w:tc>
        <w:tc>
          <w:tcPr>
            <w:tcW w:w="3639" w:type="dxa"/>
            <w:tcBorders>
              <w:top w:val="single" w:sz="4" w:space="0" w:color="auto"/>
              <w:left w:val="single" w:sz="4" w:space="0" w:color="auto"/>
              <w:bottom w:val="single" w:sz="4" w:space="0" w:color="auto"/>
              <w:right w:val="double" w:sz="4" w:space="0" w:color="auto"/>
            </w:tcBorders>
            <w:vAlign w:val="center"/>
          </w:tcPr>
          <w:p w:rsidR="00EA133B" w:rsidRPr="008379ED" w:rsidRDefault="00EA133B" w:rsidP="00E64492">
            <w:pPr>
              <w:autoSpaceDE w:val="0"/>
              <w:autoSpaceDN w:val="0"/>
              <w:adjustRightInd w:val="0"/>
              <w:spacing w:after="200" w:line="276" w:lineRule="auto"/>
              <w:rPr>
                <w:rFonts w:asciiTheme="minorBidi" w:eastAsiaTheme="minorHAnsi" w:hAnsiTheme="minorBidi" w:cstheme="minorBidi"/>
                <w:noProof/>
                <w:sz w:val="22"/>
                <w:szCs w:val="22"/>
                <w:lang w:val="ru-RU"/>
              </w:rPr>
            </w:pPr>
            <w:r>
              <w:rPr>
                <w:rFonts w:asciiTheme="minorBidi" w:eastAsiaTheme="minorHAnsi" w:hAnsiTheme="minorBidi" w:cstheme="minorBidi"/>
                <w:noProof/>
                <w:sz w:val="22"/>
                <w:szCs w:val="22"/>
                <w:lang w:val="ru"/>
              </w:rPr>
              <w:t>- 38@rmd.knrm.nl (срочно/МЕДИЦИНСКАЯ ЭВАУКАЦИЯ)</w:t>
            </w:r>
          </w:p>
          <w:p w:rsidR="00EA133B" w:rsidRPr="008379ED" w:rsidRDefault="00EA133B" w:rsidP="00E64492">
            <w:pPr>
              <w:autoSpaceDE w:val="0"/>
              <w:autoSpaceDN w:val="0"/>
              <w:adjustRightInd w:val="0"/>
              <w:spacing w:after="200" w:line="276" w:lineRule="auto"/>
              <w:rPr>
                <w:rFonts w:asciiTheme="minorBidi" w:eastAsiaTheme="minorHAnsi" w:hAnsiTheme="minorBidi" w:cstheme="minorBidi"/>
                <w:noProof/>
                <w:sz w:val="22"/>
                <w:szCs w:val="22"/>
                <w:lang w:val="ru-RU"/>
              </w:rPr>
            </w:pPr>
            <w:r>
              <w:rPr>
                <w:rFonts w:asciiTheme="minorBidi" w:eastAsiaTheme="minorHAnsi" w:hAnsiTheme="minorBidi" w:cstheme="minorBidi"/>
                <w:noProof/>
                <w:sz w:val="22"/>
                <w:szCs w:val="22"/>
                <w:lang w:val="ru"/>
              </w:rPr>
              <w:lastRenderedPageBreak/>
              <w:t>- 32@rmd.knrm.nl (обычно/МЕДИЦИНСКОЕ ОБСЛУЖИВАНИЕ)</w:t>
            </w:r>
          </w:p>
          <w:p w:rsidR="00EA133B" w:rsidRPr="008379ED" w:rsidRDefault="00EA133B" w:rsidP="00E64492">
            <w:pPr>
              <w:spacing w:after="200" w:line="276" w:lineRule="auto"/>
              <w:rPr>
                <w:rFonts w:asciiTheme="minorBidi" w:hAnsiTheme="minorBidi" w:cstheme="minorBidi"/>
                <w:noProof/>
                <w:sz w:val="22"/>
                <w:szCs w:val="22"/>
                <w:lang w:val="ru-RU"/>
              </w:rPr>
            </w:pPr>
            <w:r>
              <w:rPr>
                <w:rFonts w:asciiTheme="minorBidi" w:eastAsiaTheme="minorHAnsi" w:hAnsiTheme="minorBidi" w:cstheme="minorBidi"/>
                <w:noProof/>
                <w:sz w:val="22"/>
                <w:szCs w:val="22"/>
                <w:lang w:val="ru"/>
              </w:rPr>
              <w:t>- 00@rmd.knrm.nl (не срочно)</w:t>
            </w:r>
          </w:p>
        </w:tc>
      </w:tr>
      <w:tr w:rsidR="00EA133B" w:rsidRPr="00EA133B" w:rsidTr="00E64492">
        <w:trPr>
          <w:trHeight w:val="300"/>
        </w:trPr>
        <w:tc>
          <w:tcPr>
            <w:tcW w:w="2929" w:type="dxa"/>
            <w:tcBorders>
              <w:top w:val="single" w:sz="4" w:space="0" w:color="auto"/>
              <w:bottom w:val="double" w:sz="4" w:space="0" w:color="auto"/>
              <w:right w:val="single" w:sz="4" w:space="0" w:color="000000"/>
            </w:tcBorders>
            <w:vAlign w:val="center"/>
          </w:tcPr>
          <w:p w:rsidR="00EA133B" w:rsidRPr="00EA133B" w:rsidRDefault="00EA133B" w:rsidP="00E64492">
            <w:pPr>
              <w:spacing w:after="200" w:line="276" w:lineRule="auto"/>
              <w:jc w:val="center"/>
              <w:rPr>
                <w:rFonts w:asciiTheme="minorBidi" w:hAnsiTheme="minorBidi" w:cstheme="minorBidi"/>
                <w:noProof/>
                <w:sz w:val="22"/>
                <w:szCs w:val="22"/>
              </w:rPr>
            </w:pPr>
            <w:r>
              <w:rPr>
                <w:rFonts w:asciiTheme="minorBidi" w:hAnsiTheme="minorBidi" w:cstheme="minorBidi"/>
                <w:noProof/>
                <w:sz w:val="22"/>
                <w:szCs w:val="22"/>
                <w:lang w:val="ru"/>
              </w:rPr>
              <w:lastRenderedPageBreak/>
              <w:t>Экстренный номер в Нидерландах</w:t>
            </w:r>
          </w:p>
        </w:tc>
        <w:tc>
          <w:tcPr>
            <w:tcW w:w="3071" w:type="dxa"/>
            <w:tcBorders>
              <w:top w:val="single" w:sz="4" w:space="0" w:color="auto"/>
              <w:left w:val="single" w:sz="4" w:space="0" w:color="000000"/>
              <w:bottom w:val="double" w:sz="4" w:space="0" w:color="auto"/>
              <w:right w:val="single" w:sz="4" w:space="0" w:color="000000"/>
            </w:tcBorders>
            <w:vAlign w:val="center"/>
          </w:tcPr>
          <w:p w:rsidR="00EA133B" w:rsidRPr="00EA133B" w:rsidRDefault="00EA133B" w:rsidP="00E64492">
            <w:pPr>
              <w:spacing w:after="200" w:line="276" w:lineRule="auto"/>
              <w:jc w:val="center"/>
              <w:rPr>
                <w:rFonts w:asciiTheme="minorBidi" w:hAnsiTheme="minorBidi" w:cstheme="minorBidi"/>
                <w:noProof/>
                <w:sz w:val="22"/>
                <w:szCs w:val="22"/>
              </w:rPr>
            </w:pPr>
            <w:r>
              <w:rPr>
                <w:rFonts w:asciiTheme="minorBidi" w:hAnsiTheme="minorBidi" w:cstheme="minorBidi"/>
                <w:noProof/>
                <w:sz w:val="22"/>
                <w:szCs w:val="22"/>
                <w:lang w:val="ru"/>
              </w:rPr>
              <w:t>911</w:t>
            </w:r>
          </w:p>
        </w:tc>
        <w:tc>
          <w:tcPr>
            <w:tcW w:w="3639" w:type="dxa"/>
            <w:tcBorders>
              <w:top w:val="single" w:sz="4" w:space="0" w:color="auto"/>
              <w:left w:val="single" w:sz="4" w:space="0" w:color="000000"/>
              <w:bottom w:val="double" w:sz="4" w:space="0" w:color="auto"/>
            </w:tcBorders>
            <w:vAlign w:val="center"/>
          </w:tcPr>
          <w:p w:rsidR="00EA133B" w:rsidRPr="00EA133B" w:rsidRDefault="00EA133B" w:rsidP="00E64492">
            <w:pPr>
              <w:spacing w:after="200" w:line="276" w:lineRule="auto"/>
              <w:jc w:val="center"/>
              <w:rPr>
                <w:rFonts w:asciiTheme="minorBidi" w:hAnsiTheme="minorBidi" w:cstheme="minorBidi"/>
                <w:noProof/>
                <w:sz w:val="22"/>
                <w:szCs w:val="22"/>
              </w:rPr>
            </w:pPr>
          </w:p>
        </w:tc>
      </w:tr>
    </w:tbl>
    <w:p w:rsidR="00EA133B" w:rsidRPr="00EA133B" w:rsidRDefault="00EA133B" w:rsidP="00EA133B">
      <w:pPr>
        <w:rPr>
          <w:rFonts w:asciiTheme="minorBidi" w:hAnsiTheme="minorBidi" w:cstheme="minorBidi"/>
          <w:noProof/>
          <w:sz w:val="20"/>
          <w:szCs w:val="20"/>
        </w:rPr>
      </w:pPr>
      <w:r>
        <w:rPr>
          <w:rFonts w:asciiTheme="minorBidi" w:hAnsiTheme="minorBidi" w:cstheme="minorBidi"/>
          <w:noProof/>
          <w:sz w:val="20"/>
          <w:szCs w:val="20"/>
          <w:lang w:val="ru"/>
        </w:rPr>
        <w:br w:type="page"/>
      </w:r>
    </w:p>
    <w:tbl>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Change w:id="57" w:author="Bollard Practice1" w:date="2024-11-07T11:00:00Z">
          <w:tblPr>
            <w:tblStyle w:val="TableGrid1"/>
            <w:tblW w:w="9639" w:type="dxa"/>
            <w:tblInd w:w="108" w:type="dxa"/>
            <w:tblBorders>
              <w:top w:val="double" w:sz="4" w:space="0" w:color="auto"/>
              <w:left w:val="double" w:sz="4" w:space="0" w:color="auto"/>
              <w:bottom w:val="double" w:sz="4" w:space="0" w:color="auto"/>
              <w:right w:val="double" w:sz="4" w:space="0" w:color="auto"/>
              <w:insideV w:val="double" w:sz="4" w:space="0" w:color="auto"/>
            </w:tblBorders>
            <w:tblLayout w:type="fixed"/>
            <w:tblLook w:val="04A0" w:firstRow="1" w:lastRow="0" w:firstColumn="1" w:lastColumn="0" w:noHBand="0" w:noVBand="1"/>
          </w:tblPr>
        </w:tblPrChange>
      </w:tblPr>
      <w:tblGrid>
        <w:gridCol w:w="1276"/>
        <w:gridCol w:w="2693"/>
        <w:gridCol w:w="3119"/>
        <w:gridCol w:w="2551"/>
        <w:tblGridChange w:id="58">
          <w:tblGrid>
            <w:gridCol w:w="1276"/>
            <w:gridCol w:w="2693"/>
            <w:gridCol w:w="3119"/>
            <w:gridCol w:w="2551"/>
          </w:tblGrid>
        </w:tblGridChange>
      </w:tblGrid>
      <w:tr w:rsidR="00EA133B" w:rsidRPr="00D772FD" w:rsidTr="00D8337B">
        <w:trPr>
          <w:trHeight w:val="553"/>
          <w:trPrChange w:id="59" w:author="Bollard Practice1" w:date="2024-11-07T11:00:00Z">
            <w:trPr>
              <w:trHeight w:val="553"/>
            </w:trPr>
          </w:trPrChange>
        </w:trPr>
        <w:tc>
          <w:tcPr>
            <w:tcW w:w="9639" w:type="dxa"/>
            <w:gridSpan w:val="4"/>
            <w:tcBorders>
              <w:bottom w:val="single" w:sz="4" w:space="0" w:color="000000"/>
            </w:tcBorders>
            <w:shd w:val="clear" w:color="auto" w:fill="008E85"/>
            <w:tcPrChange w:id="60" w:author="Bollard Practice1" w:date="2024-11-07T11:00:00Z">
              <w:tcPr>
                <w:tcW w:w="9639" w:type="dxa"/>
                <w:gridSpan w:val="4"/>
                <w:tcBorders>
                  <w:bottom w:val="single" w:sz="4" w:space="0" w:color="000000"/>
                </w:tcBorders>
                <w:shd w:val="clear" w:color="auto" w:fill="0000FF"/>
              </w:tcPr>
            </w:tcPrChange>
          </w:tcPr>
          <w:p w:rsidR="00EA133B" w:rsidRPr="008379ED" w:rsidRDefault="00EA133B" w:rsidP="00E64492">
            <w:pPr>
              <w:pStyle w:val="1"/>
              <w:jc w:val="center"/>
              <w:outlineLvl w:val="0"/>
              <w:rPr>
                <w:rFonts w:asciiTheme="minorBidi" w:hAnsiTheme="minorBidi" w:cstheme="minorBidi"/>
                <w:noProof/>
                <w:color w:val="FFFFFF" w:themeColor="background1"/>
                <w:sz w:val="24"/>
                <w:szCs w:val="24"/>
                <w:lang w:val="ru-RU"/>
              </w:rPr>
            </w:pPr>
            <w:bookmarkStart w:id="61" w:name="_Toc485894129"/>
            <w:r>
              <w:rPr>
                <w:rFonts w:asciiTheme="minorBidi" w:hAnsiTheme="minorBidi" w:cstheme="minorBidi"/>
                <w:noProof/>
                <w:color w:val="FFFFFF" w:themeColor="background1"/>
                <w:sz w:val="24"/>
                <w:szCs w:val="24"/>
                <w:lang w:val="ru"/>
              </w:rPr>
              <w:lastRenderedPageBreak/>
              <w:t>Контактная информация на случай аварийной ситуации государств флага</w:t>
            </w:r>
            <w:bookmarkEnd w:id="61"/>
          </w:p>
        </w:tc>
      </w:tr>
      <w:tr w:rsidR="00EA133B" w:rsidRPr="00EA133B" w:rsidTr="00E64492">
        <w:trPr>
          <w:trHeight w:val="418"/>
        </w:trPr>
        <w:tc>
          <w:tcPr>
            <w:tcW w:w="1276" w:type="dxa"/>
            <w:tcBorders>
              <w:top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 xml:space="preserve">Государство флага </w:t>
            </w: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Отдел</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Контактный телефон (контактные телефоны)</w:t>
            </w:r>
          </w:p>
        </w:tc>
        <w:tc>
          <w:tcPr>
            <w:tcW w:w="2551" w:type="dxa"/>
            <w:tcBorders>
              <w:top w:val="single" w:sz="4" w:space="0" w:color="000000"/>
              <w:left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адрес электронной почты</w:t>
            </w:r>
          </w:p>
        </w:tc>
      </w:tr>
      <w:tr w:rsidR="00EA133B" w:rsidRPr="00EA133B" w:rsidTr="00E64492">
        <w:trPr>
          <w:trHeight w:val="808"/>
        </w:trPr>
        <w:tc>
          <w:tcPr>
            <w:tcW w:w="1276" w:type="dxa"/>
            <w:vMerge w:val="restart"/>
            <w:tcBorders>
              <w:top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Кипр</w:t>
            </w: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Управление торгового судоходства для отчета о морских авариях / происшествиях</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+357 99 645707</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+357 25 848200</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17" w:history="1">
              <w:r w:rsidR="00EA133B" w:rsidRPr="008379ED">
                <w:rPr>
                  <w:rStyle w:val="af2"/>
                  <w:rFonts w:asciiTheme="minorBidi" w:hAnsiTheme="minorBidi" w:cstheme="minorBidi"/>
                  <w:noProof/>
                </w:rPr>
                <w:t>jrcc.cyp@cytanet.com.cy</w:t>
              </w:r>
            </w:hyperlink>
          </w:p>
        </w:tc>
      </w:tr>
      <w:tr w:rsidR="00EA133B" w:rsidRPr="00EA133B" w:rsidTr="00E64492">
        <w:trPr>
          <w:trHeight w:val="567"/>
        </w:trPr>
        <w:tc>
          <w:tcPr>
            <w:tcW w:w="1276" w:type="dxa"/>
            <w:vMerge/>
            <w:tcBorders>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Центр координации спасательных работ</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центра +357 24643005</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+357 24643254</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18" w:history="1">
              <w:r w:rsidR="00EA133B" w:rsidRPr="008379ED">
                <w:rPr>
                  <w:rStyle w:val="af2"/>
                  <w:rFonts w:asciiTheme="minorBidi" w:hAnsiTheme="minorBidi" w:cstheme="minorBidi"/>
                  <w:noProof/>
                </w:rPr>
                <w:t>jrcc.cyp@cytanet.com.cy</w:t>
              </w:r>
            </w:hyperlink>
          </w:p>
        </w:tc>
      </w:tr>
      <w:tr w:rsidR="00EA133B" w:rsidRPr="00EA133B" w:rsidTr="00E64492">
        <w:trPr>
          <w:trHeight w:val="567"/>
        </w:trPr>
        <w:tc>
          <w:tcPr>
            <w:tcW w:w="1276" w:type="dxa"/>
            <w:vMerge/>
            <w:tcBorders>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Экстренные оповещения по безопасности</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+357 99 377988</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19" w:history="1">
              <w:r w:rsidR="00EA133B" w:rsidRPr="008379ED">
                <w:rPr>
                  <w:rStyle w:val="af2"/>
                  <w:rFonts w:asciiTheme="minorBidi" w:hAnsiTheme="minorBidi" w:cstheme="minorBidi"/>
                  <w:noProof/>
                </w:rPr>
                <w:t>SSAS@dms.mcw.gov.cy</w:t>
              </w:r>
            </w:hyperlink>
          </w:p>
        </w:tc>
      </w:tr>
      <w:tr w:rsidR="00EA133B" w:rsidRPr="00EA133B" w:rsidTr="00E64492">
        <w:trPr>
          <w:trHeight w:val="239"/>
        </w:trPr>
        <w:tc>
          <w:tcPr>
            <w:tcW w:w="9639" w:type="dxa"/>
            <w:gridSpan w:val="4"/>
            <w:tcBorders>
              <w:top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noProof/>
              </w:rPr>
            </w:pPr>
          </w:p>
        </w:tc>
      </w:tr>
      <w:tr w:rsidR="00EA133B" w:rsidRPr="00EA133B" w:rsidTr="00E64492">
        <w:trPr>
          <w:trHeight w:val="786"/>
        </w:trPr>
        <w:tc>
          <w:tcPr>
            <w:tcW w:w="1276" w:type="dxa"/>
            <w:vMerge w:val="restart"/>
            <w:tcBorders>
              <w:top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Сингапур</w:t>
            </w: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 xml:space="preserve">Морские и портовые власти Сингапура   </w:t>
            </w:r>
          </w:p>
          <w:p w:rsidR="00EA133B" w:rsidRPr="008379ED" w:rsidRDefault="00EA133B" w:rsidP="00E64492">
            <w:pPr>
              <w:jc w:val="center"/>
              <w:rPr>
                <w:rFonts w:asciiTheme="minorBidi" w:hAnsiTheme="minorBidi" w:cstheme="minorBidi"/>
                <w:i/>
                <w:noProof/>
                <w:lang w:val="ru-RU"/>
              </w:rPr>
            </w:pPr>
            <w:r>
              <w:rPr>
                <w:rFonts w:asciiTheme="minorBidi" w:hAnsiTheme="minorBidi" w:cstheme="minorBidi"/>
                <w:i/>
                <w:iCs/>
                <w:noProof/>
                <w:lang w:val="ru"/>
              </w:rPr>
              <w:t>(вопросы морской безопасности)</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+65 6221 3127</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+65 6221 3036</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20" w:history="1">
              <w:r w:rsidR="00EA133B">
                <w:rPr>
                  <w:rStyle w:val="af2"/>
                  <w:rFonts w:asciiTheme="minorBidi" w:hAnsiTheme="minorBidi" w:cstheme="minorBidi"/>
                  <w:noProof/>
                  <w:lang w:val="ru"/>
                </w:rPr>
                <w:t>isps@mpa.gov.sg</w:t>
              </w:r>
            </w:hyperlink>
          </w:p>
        </w:tc>
      </w:tr>
      <w:tr w:rsidR="00EA133B" w:rsidRPr="00EA133B" w:rsidTr="00E64492">
        <w:trPr>
          <w:trHeight w:val="1080"/>
        </w:trPr>
        <w:tc>
          <w:tcPr>
            <w:tcW w:w="1276" w:type="dxa"/>
            <w:vMerge/>
            <w:tcBorders>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 xml:space="preserve">Морские и портовые власти Сингапура   </w:t>
            </w:r>
          </w:p>
          <w:p w:rsidR="00EA133B" w:rsidRPr="008379ED" w:rsidRDefault="00EA133B" w:rsidP="00E64492">
            <w:pPr>
              <w:jc w:val="center"/>
              <w:rPr>
                <w:rFonts w:asciiTheme="minorBidi" w:hAnsiTheme="minorBidi" w:cstheme="minorBidi"/>
                <w:i/>
                <w:noProof/>
                <w:lang w:val="ru-RU"/>
              </w:rPr>
            </w:pPr>
            <w:r>
              <w:rPr>
                <w:rFonts w:asciiTheme="minorBidi" w:hAnsiTheme="minorBidi" w:cstheme="minorBidi"/>
                <w:i/>
                <w:iCs/>
                <w:noProof/>
                <w:lang w:val="ru"/>
              </w:rPr>
              <w:t>(вопросы содействия при происшествиях, связанных с безопасностью)</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+65 6226 5539</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+65 6325 2439</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21" w:history="1">
              <w:r w:rsidR="00EA133B">
                <w:rPr>
                  <w:rStyle w:val="af2"/>
                  <w:rFonts w:asciiTheme="minorBidi" w:hAnsiTheme="minorBidi" w:cstheme="minorBidi"/>
                  <w:noProof/>
                  <w:lang w:val="ru"/>
                </w:rPr>
                <w:t>shipalert@mpa.gov.sg</w:t>
              </w:r>
            </w:hyperlink>
          </w:p>
        </w:tc>
      </w:tr>
      <w:tr w:rsidR="00EA133B" w:rsidRPr="00EA133B" w:rsidTr="00E64492">
        <w:trPr>
          <w:trHeight w:val="238"/>
        </w:trPr>
        <w:tc>
          <w:tcPr>
            <w:tcW w:w="9639" w:type="dxa"/>
            <w:gridSpan w:val="4"/>
            <w:tcBorders>
              <w:top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noProof/>
              </w:rPr>
            </w:pPr>
          </w:p>
        </w:tc>
      </w:tr>
      <w:tr w:rsidR="00EA133B" w:rsidRPr="00EA133B" w:rsidTr="00E64492">
        <w:trPr>
          <w:trHeight w:val="300"/>
        </w:trPr>
        <w:tc>
          <w:tcPr>
            <w:tcW w:w="1276" w:type="dxa"/>
            <w:vMerge w:val="restart"/>
            <w:tcBorders>
              <w:top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Панама</w:t>
            </w: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Сегумар</w:t>
            </w:r>
          </w:p>
          <w:p w:rsidR="00EA133B" w:rsidRPr="008379ED" w:rsidRDefault="00EA133B" w:rsidP="00E64492">
            <w:pPr>
              <w:jc w:val="center"/>
              <w:rPr>
                <w:rFonts w:asciiTheme="minorBidi" w:hAnsiTheme="minorBidi" w:cstheme="minorBidi"/>
                <w:i/>
                <w:noProof/>
                <w:lang w:val="ru-RU"/>
              </w:rPr>
            </w:pPr>
            <w:r>
              <w:rPr>
                <w:rFonts w:asciiTheme="minorBidi" w:hAnsiTheme="minorBidi" w:cstheme="minorBidi"/>
                <w:i/>
                <w:iCs/>
                <w:noProof/>
                <w:lang w:val="ru"/>
              </w:rPr>
              <w:t>(отделение безопасности на судах)</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Центр телефонного обслуживания 24/7</w:t>
            </w:r>
          </w:p>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+507 501 5600</w:t>
            </w:r>
          </w:p>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Дополнительный номер телефона</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+507 501 5347 или +507 501 5348</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+507 501 5349 или +507 501 5350</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22" w:history="1">
              <w:r w:rsidR="00EA133B">
                <w:rPr>
                  <w:rStyle w:val="af2"/>
                  <w:rFonts w:asciiTheme="minorBidi" w:hAnsiTheme="minorBidi" w:cstheme="minorBidi"/>
                  <w:noProof/>
                  <w:lang w:val="ru"/>
                </w:rPr>
                <w:t>isps@amp.gob.pa</w:t>
              </w:r>
            </w:hyperlink>
          </w:p>
          <w:p w:rsidR="00EA133B" w:rsidRPr="00EA133B" w:rsidRDefault="00EA133B" w:rsidP="00E64492">
            <w:pPr>
              <w:jc w:val="center"/>
              <w:rPr>
                <w:rFonts w:asciiTheme="minorBidi" w:hAnsiTheme="minorBidi" w:cstheme="minorBidi"/>
                <w:noProof/>
              </w:rPr>
            </w:pPr>
          </w:p>
        </w:tc>
      </w:tr>
      <w:tr w:rsidR="00EA133B" w:rsidRPr="00EA133B" w:rsidTr="00E64492">
        <w:trPr>
          <w:trHeight w:val="816"/>
        </w:trPr>
        <w:tc>
          <w:tcPr>
            <w:tcW w:w="1276" w:type="dxa"/>
            <w:vMerge/>
            <w:tcBorders>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Отдел расследования морских происшествий</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+507 501 5039</w:t>
            </w:r>
          </w:p>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Или +507 501 5087</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rPr>
            </w:pPr>
            <w:hyperlink r:id="rId23" w:history="1">
              <w:r w:rsidR="00EA133B">
                <w:rPr>
                  <w:rStyle w:val="af2"/>
                  <w:rFonts w:asciiTheme="minorBidi" w:hAnsiTheme="minorBidi" w:cstheme="minorBidi"/>
                  <w:noProof/>
                  <w:lang w:val="ru"/>
                </w:rPr>
                <w:t>casualty@amp.gob.pa</w:t>
              </w:r>
            </w:hyperlink>
          </w:p>
        </w:tc>
      </w:tr>
      <w:tr w:rsidR="00EA133B" w:rsidRPr="00EA133B" w:rsidTr="00E64492">
        <w:trPr>
          <w:trHeight w:val="238"/>
        </w:trPr>
        <w:tc>
          <w:tcPr>
            <w:tcW w:w="9639" w:type="dxa"/>
            <w:gridSpan w:val="4"/>
            <w:tcBorders>
              <w:top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noProof/>
              </w:rPr>
            </w:pPr>
          </w:p>
        </w:tc>
      </w:tr>
      <w:tr w:rsidR="00EA133B" w:rsidRPr="00EA133B" w:rsidTr="00E64492">
        <w:trPr>
          <w:trHeight w:val="532"/>
        </w:trPr>
        <w:tc>
          <w:tcPr>
            <w:tcW w:w="1276" w:type="dxa"/>
            <w:vMerge w:val="restart"/>
            <w:tcBorders>
              <w:top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b/>
                <w:noProof/>
              </w:rPr>
            </w:pPr>
            <w:r>
              <w:rPr>
                <w:rFonts w:asciiTheme="minorBidi" w:hAnsiTheme="minorBidi" w:cstheme="minorBidi"/>
                <w:b/>
                <w:bCs/>
                <w:noProof/>
                <w:lang w:val="ru"/>
              </w:rPr>
              <w:t>А</w:t>
            </w:r>
            <w:r w:rsidRPr="00161669">
              <w:rPr>
                <w:rFonts w:asciiTheme="minorBidi" w:hAnsiTheme="minorBidi" w:cstheme="minorBidi"/>
                <w:b/>
                <w:bCs/>
                <w:noProof/>
                <w:sz w:val="18"/>
                <w:lang w:val="ru"/>
              </w:rPr>
              <w:t>встралия</w:t>
            </w: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8379ED" w:rsidRDefault="00EA133B" w:rsidP="00E64492">
            <w:pPr>
              <w:jc w:val="center"/>
              <w:rPr>
                <w:rFonts w:asciiTheme="minorBidi" w:hAnsiTheme="minorBidi" w:cstheme="minorBidi"/>
                <w:noProof/>
                <w:lang w:val="ru-RU"/>
              </w:rPr>
            </w:pPr>
            <w:r>
              <w:rPr>
                <w:rFonts w:asciiTheme="minorBidi" w:hAnsiTheme="minorBidi" w:cstheme="minorBidi"/>
                <w:noProof/>
                <w:lang w:val="ru"/>
              </w:rPr>
              <w:t>Круглосуточная международная морская экстренная служба 24/7</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Телефон +61 2 6230 68 11</w:t>
            </w:r>
          </w:p>
        </w:tc>
        <w:tc>
          <w:tcPr>
            <w:tcW w:w="2551" w:type="dxa"/>
            <w:tcBorders>
              <w:top w:val="single" w:sz="4" w:space="0" w:color="000000"/>
              <w:left w:val="single" w:sz="4" w:space="0" w:color="000000"/>
              <w:bottom w:val="single" w:sz="4" w:space="0" w:color="000000"/>
            </w:tcBorders>
            <w:vAlign w:val="center"/>
          </w:tcPr>
          <w:p w:rsidR="00EA133B" w:rsidRPr="00EA133B" w:rsidRDefault="00EA133B" w:rsidP="00E64492">
            <w:pPr>
              <w:jc w:val="center"/>
              <w:rPr>
                <w:rFonts w:asciiTheme="minorBidi" w:hAnsiTheme="minorBidi" w:cstheme="minorBidi"/>
                <w:noProof/>
                <w:color w:val="000000"/>
              </w:rPr>
            </w:pPr>
          </w:p>
        </w:tc>
      </w:tr>
      <w:tr w:rsidR="00EA133B" w:rsidRPr="00EA133B" w:rsidTr="00E64492">
        <w:trPr>
          <w:trHeight w:val="567"/>
        </w:trPr>
        <w:tc>
          <w:tcPr>
            <w:tcW w:w="1276" w:type="dxa"/>
            <w:vMerge/>
            <w:tcBorders>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Оповещение о происшествии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+61 2 6230 6868</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color w:val="000000"/>
              </w:rPr>
            </w:pPr>
            <w:hyperlink r:id="rId24" w:history="1">
              <w:r w:rsidR="00EA133B">
                <w:rPr>
                  <w:rStyle w:val="af2"/>
                  <w:rFonts w:asciiTheme="minorBidi" w:hAnsiTheme="minorBidi" w:cstheme="minorBidi"/>
                  <w:noProof/>
                  <w:lang w:val="ru"/>
                </w:rPr>
                <w:t>reports@amsa.gov.au</w:t>
              </w:r>
            </w:hyperlink>
          </w:p>
        </w:tc>
      </w:tr>
      <w:tr w:rsidR="00EA133B" w:rsidRPr="00EA133B" w:rsidTr="00E64492">
        <w:trPr>
          <w:trHeight w:val="567"/>
        </w:trPr>
        <w:tc>
          <w:tcPr>
            <w:tcW w:w="1276" w:type="dxa"/>
            <w:vMerge/>
            <w:tcBorders>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p>
        </w:tc>
        <w:tc>
          <w:tcPr>
            <w:tcW w:w="2693"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Отчет о происшествиях</w:t>
            </w:r>
          </w:p>
        </w:tc>
        <w:tc>
          <w:tcPr>
            <w:tcW w:w="3119" w:type="dxa"/>
            <w:tcBorders>
              <w:top w:val="single" w:sz="4" w:space="0" w:color="000000"/>
              <w:left w:val="single" w:sz="4" w:space="0" w:color="000000"/>
              <w:bottom w:val="single" w:sz="4" w:space="0" w:color="000000"/>
              <w:right w:val="single" w:sz="4" w:space="0" w:color="000000"/>
            </w:tcBorders>
            <w:vAlign w:val="center"/>
          </w:tcPr>
          <w:p w:rsidR="00EA133B" w:rsidRPr="00EA133B" w:rsidRDefault="00EA133B" w:rsidP="00E64492">
            <w:pPr>
              <w:jc w:val="center"/>
              <w:rPr>
                <w:rFonts w:asciiTheme="minorBidi" w:hAnsiTheme="minorBidi" w:cstheme="minorBidi"/>
                <w:noProof/>
              </w:rPr>
            </w:pPr>
            <w:r>
              <w:rPr>
                <w:rFonts w:asciiTheme="minorBidi" w:hAnsiTheme="minorBidi" w:cstheme="minorBidi"/>
                <w:noProof/>
                <w:lang w:val="ru"/>
              </w:rPr>
              <w:t>Факс +61 2 6279 5058</w:t>
            </w:r>
          </w:p>
        </w:tc>
        <w:tc>
          <w:tcPr>
            <w:tcW w:w="2551" w:type="dxa"/>
            <w:tcBorders>
              <w:top w:val="single" w:sz="4" w:space="0" w:color="000000"/>
              <w:left w:val="single" w:sz="4" w:space="0" w:color="000000"/>
              <w:bottom w:val="single" w:sz="4" w:space="0" w:color="000000"/>
            </w:tcBorders>
            <w:vAlign w:val="center"/>
          </w:tcPr>
          <w:p w:rsidR="00EA133B" w:rsidRPr="00EA133B" w:rsidRDefault="00D772FD" w:rsidP="00E64492">
            <w:pPr>
              <w:jc w:val="center"/>
              <w:rPr>
                <w:rFonts w:asciiTheme="minorBidi" w:hAnsiTheme="minorBidi" w:cstheme="minorBidi"/>
                <w:noProof/>
                <w:color w:val="000000"/>
              </w:rPr>
            </w:pPr>
            <w:hyperlink r:id="rId25" w:history="1">
              <w:r w:rsidR="00EA133B">
                <w:rPr>
                  <w:rStyle w:val="af2"/>
                  <w:rFonts w:asciiTheme="minorBidi" w:hAnsiTheme="minorBidi" w:cstheme="minorBidi"/>
                  <w:noProof/>
                  <w:lang w:val="ru"/>
                </w:rPr>
                <w:t>reports@amsa.gov.au</w:t>
              </w:r>
            </w:hyperlink>
          </w:p>
        </w:tc>
      </w:tr>
    </w:tbl>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r>
        <w:rPr>
          <w:rFonts w:asciiTheme="minorBidi" w:hAnsiTheme="minorBidi" w:cstheme="minorBidi"/>
          <w:noProof/>
          <w:sz w:val="20"/>
          <w:szCs w:val="20"/>
          <w:lang w:val="ru"/>
        </w:rPr>
        <w:br w:type="page"/>
      </w:r>
    </w:p>
    <w:p w:rsidR="00EA133B" w:rsidRPr="00D8337B" w:rsidRDefault="00EA133B" w:rsidP="00EA133B">
      <w:pPr>
        <w:pStyle w:val="1"/>
        <w:rPr>
          <w:rFonts w:asciiTheme="minorBidi" w:hAnsiTheme="minorBidi" w:cstheme="minorBidi"/>
          <w:noProof/>
          <w:color w:val="008E85"/>
          <w:sz w:val="20"/>
          <w:szCs w:val="20"/>
          <w:rPrChange w:id="62" w:author="Bollard Practice1" w:date="2024-11-07T11:00:00Z">
            <w:rPr>
              <w:rFonts w:asciiTheme="minorBidi" w:hAnsiTheme="minorBidi" w:cstheme="minorBidi"/>
              <w:noProof/>
              <w:sz w:val="20"/>
              <w:szCs w:val="20"/>
            </w:rPr>
          </w:rPrChange>
        </w:rPr>
      </w:pPr>
      <w:bookmarkStart w:id="63" w:name="_Toc485894130"/>
      <w:bookmarkStart w:id="64" w:name="_Toc398734779"/>
      <w:r w:rsidRPr="00D8337B">
        <w:rPr>
          <w:rFonts w:asciiTheme="minorBidi" w:hAnsiTheme="minorBidi" w:cstheme="minorBidi"/>
          <w:noProof/>
          <w:color w:val="008E85"/>
          <w:sz w:val="20"/>
          <w:szCs w:val="20"/>
          <w:lang w:val="ru"/>
          <w:rPrChange w:id="65" w:author="Bollard Practice1" w:date="2024-11-07T11:00:00Z">
            <w:rPr>
              <w:rFonts w:asciiTheme="minorBidi" w:hAnsiTheme="minorBidi" w:cstheme="minorBidi"/>
              <w:noProof/>
              <w:sz w:val="20"/>
              <w:szCs w:val="20"/>
              <w:lang w:val="ru"/>
            </w:rPr>
          </w:rPrChange>
        </w:rPr>
        <w:lastRenderedPageBreak/>
        <w:t>Идентифицированные аварийные ситуации</w:t>
      </w:r>
      <w:bookmarkEnd w:id="63"/>
      <w:r w:rsidRPr="00D8337B">
        <w:rPr>
          <w:rFonts w:asciiTheme="minorBidi" w:hAnsiTheme="minorBidi" w:cstheme="minorBidi"/>
          <w:noProof/>
          <w:color w:val="008E85"/>
          <w:sz w:val="20"/>
          <w:szCs w:val="20"/>
          <w:lang w:val="ru"/>
          <w:rPrChange w:id="66" w:author="Bollard Practice1" w:date="2024-11-07T11:00:00Z">
            <w:rPr>
              <w:rFonts w:asciiTheme="minorBidi" w:hAnsiTheme="minorBidi" w:cstheme="minorBidi"/>
              <w:noProof/>
              <w:sz w:val="20"/>
              <w:szCs w:val="20"/>
              <w:lang w:val="ru"/>
            </w:rPr>
          </w:rPrChange>
        </w:rPr>
        <w:t xml:space="preserve"> </w:t>
      </w:r>
      <w:bookmarkEnd w:id="64"/>
    </w:p>
    <w:p w:rsidR="00EA133B" w:rsidRPr="00D8337B" w:rsidRDefault="00EA133B" w:rsidP="00EA133B">
      <w:pPr>
        <w:pStyle w:val="2"/>
        <w:rPr>
          <w:rFonts w:asciiTheme="minorBidi" w:hAnsiTheme="minorBidi" w:cstheme="minorBidi"/>
          <w:noProof/>
          <w:color w:val="008E85"/>
          <w:rPrChange w:id="67" w:author="Bollard Practice1" w:date="2024-11-07T11:00:00Z">
            <w:rPr>
              <w:rFonts w:asciiTheme="minorBidi" w:hAnsiTheme="minorBidi" w:cstheme="minorBidi"/>
              <w:noProof/>
            </w:rPr>
          </w:rPrChange>
        </w:rPr>
      </w:pPr>
      <w:bookmarkStart w:id="68" w:name="_Toc402540237"/>
      <w:bookmarkStart w:id="69" w:name="_Toc399484317"/>
      <w:bookmarkStart w:id="70" w:name="_Toc485894131"/>
      <w:r w:rsidRPr="00D8337B">
        <w:rPr>
          <w:rFonts w:asciiTheme="minorBidi" w:hAnsiTheme="minorBidi" w:cstheme="minorBidi"/>
          <w:noProof/>
          <w:color w:val="008E85"/>
          <w:lang w:val="ru"/>
          <w:rPrChange w:id="71" w:author="Bollard Practice1" w:date="2024-11-07T11:00:00Z">
            <w:rPr>
              <w:rFonts w:asciiTheme="minorBidi" w:hAnsiTheme="minorBidi" w:cstheme="minorBidi"/>
              <w:noProof/>
              <w:lang w:val="ru"/>
            </w:rPr>
          </w:rPrChange>
        </w:rPr>
        <w:t>Общие положения</w:t>
      </w:r>
      <w:bookmarkEnd w:id="68"/>
      <w:bookmarkEnd w:id="69"/>
      <w:bookmarkEnd w:id="70"/>
    </w:p>
    <w:p w:rsidR="00EA133B" w:rsidRPr="008379ED" w:rsidRDefault="00EA133B" w:rsidP="00EA133B">
      <w:pPr>
        <w:pStyle w:val="ac"/>
        <w:numPr>
          <w:ilvl w:val="0"/>
          <w:numId w:val="7"/>
        </w:numPr>
        <w:rPr>
          <w:rFonts w:asciiTheme="minorBidi" w:hAnsiTheme="minorBidi" w:cstheme="minorBidi"/>
          <w:noProof/>
          <w:lang w:val="ru-RU"/>
        </w:rPr>
      </w:pPr>
      <w:r>
        <w:rPr>
          <w:rFonts w:asciiTheme="minorBidi" w:hAnsiTheme="minorBidi" w:cstheme="minorBidi"/>
          <w:noProof/>
          <w:lang w:val="ru"/>
        </w:rPr>
        <w:t xml:space="preserve">Дать указание команде аварийного реагирования собраться в пункте аварийного реагирования </w:t>
      </w:r>
    </w:p>
    <w:p w:rsidR="00EA133B" w:rsidRPr="008379ED" w:rsidRDefault="00EA133B" w:rsidP="00EA133B">
      <w:pPr>
        <w:pStyle w:val="ac"/>
        <w:numPr>
          <w:ilvl w:val="0"/>
          <w:numId w:val="7"/>
        </w:numPr>
        <w:rPr>
          <w:rFonts w:asciiTheme="minorBidi" w:hAnsiTheme="minorBidi" w:cstheme="minorBidi"/>
          <w:noProof/>
          <w:lang w:val="ru-RU"/>
        </w:rPr>
      </w:pPr>
      <w:r>
        <w:rPr>
          <w:rFonts w:asciiTheme="minorBidi" w:hAnsiTheme="minorBidi" w:cstheme="minorBidi"/>
          <w:noProof/>
          <w:lang w:val="ru"/>
        </w:rPr>
        <w:t xml:space="preserve">Проверить выполнение и понимание всех необходимых функций в команде аварийного реагирования  </w:t>
      </w:r>
    </w:p>
    <w:p w:rsidR="00EA133B" w:rsidRPr="008379ED" w:rsidRDefault="00EA133B" w:rsidP="00EA133B">
      <w:pPr>
        <w:pStyle w:val="ac"/>
        <w:numPr>
          <w:ilvl w:val="0"/>
          <w:numId w:val="7"/>
        </w:numPr>
        <w:rPr>
          <w:rFonts w:asciiTheme="minorBidi" w:hAnsiTheme="minorBidi" w:cstheme="minorBidi"/>
          <w:noProof/>
          <w:lang w:val="ru-RU"/>
        </w:rPr>
      </w:pPr>
      <w:r>
        <w:rPr>
          <w:rFonts w:asciiTheme="minorBidi" w:hAnsiTheme="minorBidi" w:cstheme="minorBidi"/>
          <w:noProof/>
          <w:lang w:val="ru"/>
        </w:rPr>
        <w:t xml:space="preserve">Проверить линии связи и оборудование в пункте аварийного реагирования </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Телефон</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Адрес эл. почты</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Интернет</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Экран</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 xml:space="preserve">Оборудование для селекторной связи  </w:t>
      </w:r>
    </w:p>
    <w:p w:rsidR="00EA133B" w:rsidRPr="008379ED" w:rsidRDefault="00EA133B" w:rsidP="00EA133B">
      <w:pPr>
        <w:pStyle w:val="ac"/>
        <w:numPr>
          <w:ilvl w:val="1"/>
          <w:numId w:val="7"/>
        </w:numPr>
        <w:rPr>
          <w:rFonts w:asciiTheme="minorBidi" w:hAnsiTheme="minorBidi" w:cstheme="minorBidi"/>
          <w:noProof/>
          <w:lang w:val="ru-RU"/>
        </w:rPr>
      </w:pPr>
      <w:r>
        <w:rPr>
          <w:rFonts w:asciiTheme="minorBidi" w:hAnsiTheme="minorBidi" w:cstheme="minorBidi"/>
          <w:noProof/>
          <w:lang w:val="ru"/>
        </w:rPr>
        <w:t>Доска (бумага, белая доска) с маркерами</w:t>
      </w:r>
    </w:p>
    <w:p w:rsidR="00EA133B" w:rsidRPr="008379ED" w:rsidRDefault="00EA133B" w:rsidP="00EA133B">
      <w:pPr>
        <w:pStyle w:val="ac"/>
        <w:numPr>
          <w:ilvl w:val="0"/>
          <w:numId w:val="7"/>
        </w:numPr>
        <w:rPr>
          <w:rFonts w:asciiTheme="minorBidi" w:hAnsiTheme="minorBidi" w:cstheme="minorBidi"/>
          <w:noProof/>
          <w:lang w:val="ru-RU"/>
        </w:rPr>
      </w:pPr>
      <w:r>
        <w:rPr>
          <w:rFonts w:asciiTheme="minorBidi" w:hAnsiTheme="minorBidi" w:cstheme="minorBidi"/>
          <w:noProof/>
          <w:lang w:val="ru"/>
        </w:rPr>
        <w:t>После каждого сеанса связи с менеджером контракта (МК) или капитаном:</w:t>
      </w:r>
    </w:p>
    <w:p w:rsidR="00EA133B" w:rsidRPr="00EA133B" w:rsidRDefault="00EA133B" w:rsidP="00EA133B">
      <w:pPr>
        <w:pStyle w:val="ac"/>
        <w:numPr>
          <w:ilvl w:val="1"/>
          <w:numId w:val="7"/>
        </w:numPr>
        <w:rPr>
          <w:rFonts w:asciiTheme="minorBidi" w:hAnsiTheme="minorBidi" w:cstheme="minorBidi"/>
          <w:noProof/>
        </w:rPr>
      </w:pPr>
      <w:r>
        <w:rPr>
          <w:rFonts w:asciiTheme="minorBidi" w:hAnsiTheme="minorBidi" w:cstheme="minorBidi"/>
          <w:noProof/>
          <w:lang w:val="ru"/>
        </w:rPr>
        <w:t>Сообщить информацию КАР</w:t>
      </w:r>
    </w:p>
    <w:p w:rsidR="00EA133B" w:rsidRPr="008379ED" w:rsidRDefault="00EA133B" w:rsidP="00EA133B">
      <w:pPr>
        <w:pStyle w:val="ac"/>
        <w:numPr>
          <w:ilvl w:val="1"/>
          <w:numId w:val="7"/>
        </w:numPr>
        <w:rPr>
          <w:rFonts w:asciiTheme="minorBidi" w:hAnsiTheme="minorBidi" w:cstheme="minorBidi"/>
          <w:noProof/>
          <w:lang w:val="ru-RU"/>
        </w:rPr>
      </w:pPr>
      <w:r>
        <w:rPr>
          <w:rFonts w:asciiTheme="minorBidi" w:hAnsiTheme="minorBidi" w:cstheme="minorBidi"/>
          <w:noProof/>
          <w:lang w:val="ru"/>
        </w:rPr>
        <w:t>Обсудить и сделать заметки вопросов для следующего сеанса связи (желательно на большом листе бумаги на доске с отрывными постерами)</w:t>
      </w:r>
    </w:p>
    <w:p w:rsidR="00EA133B" w:rsidRPr="00D8337B" w:rsidRDefault="00EA133B" w:rsidP="00EA133B">
      <w:pPr>
        <w:pStyle w:val="2"/>
        <w:rPr>
          <w:rFonts w:asciiTheme="minorBidi" w:hAnsiTheme="minorBidi" w:cstheme="minorBidi"/>
          <w:noProof/>
          <w:color w:val="008E85"/>
          <w:rPrChange w:id="72" w:author="Bollard Practice1" w:date="2024-11-07T11:00:00Z">
            <w:rPr>
              <w:rFonts w:asciiTheme="minorBidi" w:hAnsiTheme="minorBidi" w:cstheme="minorBidi"/>
              <w:noProof/>
            </w:rPr>
          </w:rPrChange>
        </w:rPr>
      </w:pPr>
      <w:bookmarkStart w:id="73" w:name="_Toc402540238"/>
      <w:bookmarkStart w:id="74" w:name="_Toc399484318"/>
      <w:bookmarkStart w:id="75" w:name="_Toc485894132"/>
      <w:r w:rsidRPr="00D8337B">
        <w:rPr>
          <w:rFonts w:asciiTheme="minorBidi" w:hAnsiTheme="minorBidi" w:cstheme="minorBidi"/>
          <w:noProof/>
          <w:color w:val="008E85"/>
          <w:lang w:val="ru"/>
          <w:rPrChange w:id="76" w:author="Bollard Practice1" w:date="2024-11-07T11:00:00Z">
            <w:rPr>
              <w:rFonts w:asciiTheme="minorBidi" w:hAnsiTheme="minorBidi" w:cstheme="minorBidi"/>
              <w:noProof/>
              <w:lang w:val="ru"/>
            </w:rPr>
          </w:rPrChange>
        </w:rPr>
        <w:t>Смертельный случай / Серьезная травма / Болезнь</w:t>
      </w:r>
      <w:bookmarkEnd w:id="73"/>
      <w:bookmarkEnd w:id="74"/>
      <w:bookmarkEnd w:id="75"/>
    </w:p>
    <w:p w:rsidR="00EA133B" w:rsidRPr="008379ED" w:rsidRDefault="00EA133B" w:rsidP="00EA133B">
      <w:pPr>
        <w:pStyle w:val="ac"/>
        <w:numPr>
          <w:ilvl w:val="0"/>
          <w:numId w:val="8"/>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Пострадавшие лица (имя и звание)</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Медицинская ситуация</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Есть ли угроза жизни?</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Непосредственная причина</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Сохраняется ли еще опасная ситуация?</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Работа судна:</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 xml:space="preserve">в порту  </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в море или на реке</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на буксире или свободное плавание</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 xml:space="preserve">расстояние / время следования от порта </w:t>
      </w:r>
    </w:p>
    <w:p w:rsidR="00EA133B" w:rsidRPr="008379ED" w:rsidRDefault="00EA133B" w:rsidP="00EA133B">
      <w:pPr>
        <w:pStyle w:val="ac"/>
        <w:numPr>
          <w:ilvl w:val="0"/>
          <w:numId w:val="8"/>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Устранить или локализовать существующую угрозу</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Обеспечить безопасность спасательной команды  </w:t>
      </w:r>
    </w:p>
    <w:p w:rsidR="00EA133B" w:rsidRPr="00EA133B" w:rsidRDefault="00EA133B" w:rsidP="00EA133B">
      <w:pPr>
        <w:pStyle w:val="ac"/>
        <w:numPr>
          <w:ilvl w:val="0"/>
          <w:numId w:val="8"/>
        </w:numPr>
        <w:rPr>
          <w:rFonts w:asciiTheme="minorBidi" w:hAnsiTheme="minorBidi" w:cstheme="minorBidi"/>
          <w:noProof/>
        </w:rPr>
      </w:pPr>
      <w:r>
        <w:rPr>
          <w:rFonts w:asciiTheme="minorBidi" w:hAnsiTheme="minorBidi" w:cstheme="minorBidi"/>
          <w:noProof/>
          <w:lang w:val="ru"/>
        </w:rPr>
        <w:t xml:space="preserve">Информировать: </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Менеджер отдела крюинга Группы</w:t>
      </w:r>
    </w:p>
    <w:p w:rsidR="00EA133B" w:rsidRPr="00EA133B" w:rsidRDefault="00EA133B" w:rsidP="00EA133B">
      <w:pPr>
        <w:pStyle w:val="ac"/>
        <w:numPr>
          <w:ilvl w:val="0"/>
          <w:numId w:val="8"/>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Список экипажа</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Личная информация </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Возраст</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Медицинские сведения</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Контактные данные родственников</w:t>
      </w:r>
      <w:r>
        <w:rPr>
          <w:rFonts w:asciiTheme="minorBidi" w:hAnsiTheme="minorBidi" w:cstheme="minorBidi"/>
          <w:noProof/>
          <w:lang w:val="ru"/>
        </w:rPr>
        <w:br w:type="page"/>
      </w:r>
    </w:p>
    <w:p w:rsidR="00EA133B" w:rsidRPr="00EA133B" w:rsidRDefault="00EA133B" w:rsidP="00EA133B">
      <w:pPr>
        <w:pStyle w:val="ac"/>
        <w:numPr>
          <w:ilvl w:val="0"/>
          <w:numId w:val="8"/>
        </w:numPr>
        <w:rPr>
          <w:rFonts w:asciiTheme="minorBidi" w:hAnsiTheme="minorBidi" w:cstheme="minorBidi"/>
          <w:noProof/>
        </w:rPr>
      </w:pPr>
      <w:r>
        <w:rPr>
          <w:rFonts w:asciiTheme="minorBidi" w:hAnsiTheme="minorBidi" w:cstheme="minorBidi"/>
          <w:noProof/>
          <w:lang w:val="ru"/>
        </w:rPr>
        <w:lastRenderedPageBreak/>
        <w:t xml:space="preserve">Связаться с компаниями  </w:t>
      </w:r>
      <w:bookmarkStart w:id="77" w:name="_Toc399484319"/>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P&amp;I</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Организация International SOS</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Медицинская помощь</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Репатриация</w:t>
      </w:r>
    </w:p>
    <w:p w:rsidR="00EA133B" w:rsidRPr="00D8337B" w:rsidRDefault="00EA133B" w:rsidP="00EA133B">
      <w:pPr>
        <w:pStyle w:val="2"/>
        <w:rPr>
          <w:rFonts w:asciiTheme="minorBidi" w:hAnsiTheme="minorBidi" w:cstheme="minorBidi"/>
          <w:noProof/>
          <w:color w:val="008E85"/>
          <w:lang w:val="ru-RU"/>
          <w:rPrChange w:id="78" w:author="Bollard Practice1" w:date="2024-11-07T11:00:00Z">
            <w:rPr>
              <w:rFonts w:asciiTheme="minorBidi" w:hAnsiTheme="minorBidi" w:cstheme="minorBidi"/>
              <w:noProof/>
              <w:lang w:val="ru-RU"/>
            </w:rPr>
          </w:rPrChange>
        </w:rPr>
      </w:pPr>
      <w:bookmarkStart w:id="79" w:name="_Toc402540239"/>
      <w:bookmarkStart w:id="80" w:name="_Toc485894133"/>
      <w:r w:rsidRPr="00D8337B">
        <w:rPr>
          <w:rFonts w:asciiTheme="minorBidi" w:hAnsiTheme="minorBidi" w:cstheme="minorBidi"/>
          <w:noProof/>
          <w:color w:val="008E85"/>
          <w:lang w:val="ru"/>
          <w:rPrChange w:id="81" w:author="Bollard Practice1" w:date="2024-11-07T11:00:00Z">
            <w:rPr>
              <w:rFonts w:asciiTheme="minorBidi" w:hAnsiTheme="minorBidi" w:cstheme="minorBidi"/>
              <w:noProof/>
              <w:lang w:val="ru"/>
            </w:rPr>
          </w:rPrChange>
        </w:rPr>
        <w:t>Человек за бортом / Пропавший без вести член экипажа:</w:t>
      </w:r>
      <w:bookmarkEnd w:id="77"/>
      <w:bookmarkEnd w:id="79"/>
      <w:bookmarkEnd w:id="80"/>
    </w:p>
    <w:p w:rsidR="00EA133B" w:rsidRPr="008379ED" w:rsidRDefault="00EA133B" w:rsidP="00EA133B">
      <w:pPr>
        <w:pStyle w:val="ac"/>
        <w:numPr>
          <w:ilvl w:val="0"/>
          <w:numId w:val="8"/>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Пропавший без вести человек (люди) (имя и звание)</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Ситуация:</w:t>
      </w:r>
    </w:p>
    <w:p w:rsidR="00EA133B" w:rsidRPr="008379ED" w:rsidRDefault="00EA133B" w:rsidP="00EA133B">
      <w:pPr>
        <w:pStyle w:val="ac"/>
        <w:numPr>
          <w:ilvl w:val="2"/>
          <w:numId w:val="8"/>
        </w:numPr>
        <w:rPr>
          <w:rFonts w:asciiTheme="minorBidi" w:hAnsiTheme="minorBidi" w:cstheme="minorBidi"/>
          <w:noProof/>
          <w:lang w:val="ru-RU"/>
        </w:rPr>
      </w:pPr>
      <w:r>
        <w:rPr>
          <w:rFonts w:asciiTheme="minorBidi" w:hAnsiTheme="minorBidi" w:cstheme="minorBidi"/>
          <w:noProof/>
          <w:lang w:val="ru"/>
        </w:rPr>
        <w:t>Член экипажа в поле зрения?</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Экипаж ведет дозор?</w:t>
      </w:r>
    </w:p>
    <w:p w:rsidR="00EA133B" w:rsidRPr="008379ED" w:rsidRDefault="00EA133B" w:rsidP="00EA133B">
      <w:pPr>
        <w:pStyle w:val="ac"/>
        <w:numPr>
          <w:ilvl w:val="2"/>
          <w:numId w:val="8"/>
        </w:numPr>
        <w:rPr>
          <w:rFonts w:asciiTheme="minorBidi" w:hAnsiTheme="minorBidi" w:cstheme="minorBidi"/>
          <w:noProof/>
          <w:lang w:val="ru-RU"/>
        </w:rPr>
      </w:pPr>
      <w:r>
        <w:rPr>
          <w:rFonts w:asciiTheme="minorBidi" w:hAnsiTheme="minorBidi" w:cstheme="minorBidi"/>
          <w:noProof/>
          <w:lang w:val="ru"/>
        </w:rPr>
        <w:t xml:space="preserve">Начаты ли поисково-спасательные работы?  </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Есть ли суда поблизости?</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Сообщение о бедствии направлено?</w:t>
      </w:r>
    </w:p>
    <w:p w:rsidR="00EA133B" w:rsidRPr="008379ED" w:rsidRDefault="00EA133B" w:rsidP="00EA133B">
      <w:pPr>
        <w:pStyle w:val="ac"/>
        <w:numPr>
          <w:ilvl w:val="2"/>
          <w:numId w:val="8"/>
        </w:numPr>
        <w:rPr>
          <w:rFonts w:asciiTheme="minorBidi" w:hAnsiTheme="minorBidi" w:cstheme="minorBidi"/>
          <w:noProof/>
          <w:lang w:val="ru-RU"/>
        </w:rPr>
      </w:pPr>
      <w:r>
        <w:rPr>
          <w:rFonts w:asciiTheme="minorBidi" w:hAnsiTheme="minorBidi" w:cstheme="minorBidi"/>
          <w:noProof/>
          <w:lang w:val="ru"/>
        </w:rPr>
        <w:t>Береговая охрана (или центр координации спасательных операций) проинформированы</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Непосредственная причина</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Сохраняется ли еще опасная ситуация?</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Работа судна:</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 xml:space="preserve">в порту  </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в море или на реке</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на буксире или свободное плавание</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расстояние / время следования от порта  </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После спасения:</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Есть ли угроза жизни?</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Требуется срочная медицинская помощь?</w:t>
      </w:r>
    </w:p>
    <w:p w:rsidR="00EA133B" w:rsidRPr="008379ED" w:rsidRDefault="00EA133B" w:rsidP="00EA133B">
      <w:pPr>
        <w:pStyle w:val="ac"/>
        <w:numPr>
          <w:ilvl w:val="2"/>
          <w:numId w:val="8"/>
        </w:numPr>
        <w:rPr>
          <w:rFonts w:asciiTheme="minorBidi" w:hAnsiTheme="minorBidi" w:cstheme="minorBidi"/>
          <w:noProof/>
          <w:lang w:val="ru-RU"/>
        </w:rPr>
      </w:pPr>
      <w:r>
        <w:rPr>
          <w:rFonts w:asciiTheme="minorBidi" w:hAnsiTheme="minorBidi" w:cstheme="minorBidi"/>
          <w:noProof/>
          <w:lang w:val="ru"/>
        </w:rPr>
        <w:t>Получена / требуется медицинская рекомендация по радио?</w:t>
      </w:r>
    </w:p>
    <w:p w:rsidR="00EA133B" w:rsidRPr="008379ED" w:rsidRDefault="00EA133B" w:rsidP="00EA133B">
      <w:pPr>
        <w:pStyle w:val="ac"/>
        <w:numPr>
          <w:ilvl w:val="0"/>
          <w:numId w:val="8"/>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Задействовать весь экипаж</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Подготовить поисково-спасательную лодку/шлюпку и команду</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Согласовать схему поисковых операций</w:t>
      </w:r>
    </w:p>
    <w:p w:rsidR="00EA133B" w:rsidRPr="008379ED" w:rsidRDefault="00EA133B" w:rsidP="00EA133B">
      <w:pPr>
        <w:pStyle w:val="ac"/>
        <w:numPr>
          <w:ilvl w:val="1"/>
          <w:numId w:val="8"/>
        </w:numPr>
        <w:rPr>
          <w:rFonts w:asciiTheme="minorBidi" w:hAnsiTheme="minorBidi" w:cstheme="minorBidi"/>
          <w:noProof/>
          <w:lang w:val="ru-RU"/>
        </w:rPr>
      </w:pPr>
      <w:r>
        <w:rPr>
          <w:rFonts w:asciiTheme="minorBidi" w:hAnsiTheme="minorBidi" w:cstheme="minorBidi"/>
          <w:noProof/>
          <w:lang w:val="ru"/>
        </w:rPr>
        <w:t xml:space="preserve">Обратиться за помощью к судам, находящимся поблизости </w:t>
      </w:r>
    </w:p>
    <w:p w:rsidR="00EA133B" w:rsidRPr="00EA133B" w:rsidRDefault="00EA133B" w:rsidP="00EA133B">
      <w:pPr>
        <w:pStyle w:val="ac"/>
        <w:numPr>
          <w:ilvl w:val="0"/>
          <w:numId w:val="8"/>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Менеджер отдела крюинга Группы </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P&amp;I </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Организация International SOS</w:t>
      </w:r>
    </w:p>
    <w:p w:rsidR="00EA133B" w:rsidRPr="00EA133B" w:rsidRDefault="00EA133B" w:rsidP="00EA133B">
      <w:pPr>
        <w:rPr>
          <w:rFonts w:asciiTheme="minorBidi" w:hAnsiTheme="minorBidi" w:cstheme="minorBidi"/>
          <w:noProof/>
        </w:rPr>
      </w:pPr>
      <w:r>
        <w:rPr>
          <w:rFonts w:asciiTheme="minorBidi" w:hAnsiTheme="minorBidi" w:cstheme="minorBidi"/>
          <w:noProof/>
          <w:lang w:val="ru"/>
        </w:rPr>
        <w:br w:type="page"/>
      </w:r>
    </w:p>
    <w:p w:rsidR="00EA133B" w:rsidRPr="00EA133B" w:rsidRDefault="00EA133B" w:rsidP="00EA133B">
      <w:pPr>
        <w:pStyle w:val="ac"/>
        <w:numPr>
          <w:ilvl w:val="0"/>
          <w:numId w:val="8"/>
        </w:numPr>
        <w:rPr>
          <w:rFonts w:asciiTheme="minorBidi" w:hAnsiTheme="minorBidi" w:cstheme="minorBidi"/>
          <w:noProof/>
        </w:rPr>
      </w:pPr>
      <w:r>
        <w:rPr>
          <w:rFonts w:asciiTheme="minorBidi" w:hAnsiTheme="minorBidi" w:cstheme="minorBidi"/>
          <w:noProof/>
          <w:lang w:val="ru"/>
        </w:rPr>
        <w:lastRenderedPageBreak/>
        <w:t>Собрать следующие данные:</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Список экипажа</w:t>
      </w:r>
    </w:p>
    <w:p w:rsidR="00EA133B" w:rsidRPr="00EA133B" w:rsidRDefault="00EA133B" w:rsidP="00EA133B">
      <w:pPr>
        <w:pStyle w:val="ac"/>
        <w:numPr>
          <w:ilvl w:val="1"/>
          <w:numId w:val="8"/>
        </w:numPr>
        <w:rPr>
          <w:rFonts w:asciiTheme="minorBidi" w:hAnsiTheme="minorBidi" w:cstheme="minorBidi"/>
          <w:noProof/>
        </w:rPr>
      </w:pPr>
      <w:r>
        <w:rPr>
          <w:rFonts w:asciiTheme="minorBidi" w:hAnsiTheme="minorBidi" w:cstheme="minorBidi"/>
          <w:noProof/>
          <w:lang w:val="ru"/>
        </w:rPr>
        <w:t xml:space="preserve">Личная информация </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Гражданство</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Возраст</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Медицинские сведения</w:t>
      </w:r>
    </w:p>
    <w:p w:rsidR="00EA133B" w:rsidRPr="00EA133B" w:rsidRDefault="00EA133B" w:rsidP="00EA133B">
      <w:pPr>
        <w:pStyle w:val="ac"/>
        <w:numPr>
          <w:ilvl w:val="2"/>
          <w:numId w:val="8"/>
        </w:numPr>
        <w:rPr>
          <w:rFonts w:asciiTheme="minorBidi" w:hAnsiTheme="minorBidi" w:cstheme="minorBidi"/>
          <w:noProof/>
        </w:rPr>
      </w:pPr>
      <w:r>
        <w:rPr>
          <w:rFonts w:asciiTheme="minorBidi" w:hAnsiTheme="minorBidi" w:cstheme="minorBidi"/>
          <w:noProof/>
          <w:lang w:val="ru"/>
        </w:rPr>
        <w:t>Контактные данные родственников</w:t>
      </w:r>
    </w:p>
    <w:p w:rsidR="00EA133B" w:rsidRPr="00D8337B" w:rsidRDefault="00EA133B" w:rsidP="00EA133B">
      <w:pPr>
        <w:pStyle w:val="2"/>
        <w:rPr>
          <w:rFonts w:asciiTheme="minorBidi" w:hAnsiTheme="minorBidi" w:cstheme="minorBidi"/>
          <w:noProof/>
          <w:color w:val="008E85"/>
          <w:rPrChange w:id="82" w:author="Bollard Practice1" w:date="2024-11-07T11:00:00Z">
            <w:rPr>
              <w:rFonts w:asciiTheme="minorBidi" w:hAnsiTheme="minorBidi" w:cstheme="minorBidi"/>
              <w:noProof/>
            </w:rPr>
          </w:rPrChange>
        </w:rPr>
      </w:pPr>
      <w:bookmarkStart w:id="83" w:name="_Toc402540240"/>
      <w:bookmarkStart w:id="84" w:name="_Toc399484320"/>
      <w:bookmarkStart w:id="85" w:name="_Toc485894134"/>
      <w:r w:rsidRPr="00D8337B">
        <w:rPr>
          <w:rFonts w:asciiTheme="minorBidi" w:hAnsiTheme="minorBidi" w:cstheme="minorBidi"/>
          <w:noProof/>
          <w:color w:val="008E85"/>
          <w:lang w:val="ru"/>
          <w:rPrChange w:id="86" w:author="Bollard Practice1" w:date="2024-11-07T11:00:00Z">
            <w:rPr>
              <w:rFonts w:asciiTheme="minorBidi" w:hAnsiTheme="minorBidi" w:cstheme="minorBidi"/>
              <w:noProof/>
              <w:lang w:val="ru"/>
            </w:rPr>
          </w:rPrChange>
        </w:rPr>
        <w:t>Загрязнение</w:t>
      </w:r>
      <w:bookmarkEnd w:id="83"/>
      <w:bookmarkEnd w:id="84"/>
      <w:bookmarkEnd w:id="85"/>
    </w:p>
    <w:p w:rsidR="00EA133B" w:rsidRPr="008379ED" w:rsidRDefault="00EA133B" w:rsidP="00EA133B">
      <w:pPr>
        <w:pStyle w:val="ac"/>
        <w:numPr>
          <w:ilvl w:val="0"/>
          <w:numId w:val="9"/>
        </w:numPr>
        <w:rPr>
          <w:rFonts w:asciiTheme="minorBidi" w:hAnsiTheme="minorBidi" w:cstheme="minorBidi"/>
          <w:noProof/>
          <w:lang w:val="ru-RU"/>
        </w:rPr>
      </w:pPr>
      <w:r>
        <w:rPr>
          <w:rFonts w:asciiTheme="minorBidi" w:hAnsiTheme="minorBidi" w:cstheme="minorBidi"/>
          <w:noProof/>
          <w:lang w:val="ru"/>
        </w:rPr>
        <w:t xml:space="preserve">Получить четкую информацию по следующим вопросам: </w:t>
      </w:r>
    </w:p>
    <w:p w:rsidR="00EA133B" w:rsidRPr="008379ED" w:rsidRDefault="00EA133B" w:rsidP="00EA133B">
      <w:pPr>
        <w:pStyle w:val="ac"/>
        <w:numPr>
          <w:ilvl w:val="1"/>
          <w:numId w:val="9"/>
        </w:numPr>
        <w:rPr>
          <w:rFonts w:asciiTheme="minorBidi" w:hAnsiTheme="minorBidi" w:cstheme="minorBidi"/>
          <w:noProof/>
          <w:lang w:val="ru-RU"/>
        </w:rPr>
      </w:pPr>
      <w:r>
        <w:rPr>
          <w:rFonts w:asciiTheme="minorBidi" w:hAnsiTheme="minorBidi" w:cstheme="minorBidi"/>
          <w:noProof/>
          <w:lang w:val="ru"/>
        </w:rPr>
        <w:t>характеристика типа загрязняющего вещества и количества</w:t>
      </w:r>
    </w:p>
    <w:p w:rsidR="00EA133B" w:rsidRPr="008379ED" w:rsidRDefault="00EA133B" w:rsidP="00EA133B">
      <w:pPr>
        <w:pStyle w:val="ac"/>
        <w:numPr>
          <w:ilvl w:val="0"/>
          <w:numId w:val="9"/>
        </w:numPr>
        <w:rPr>
          <w:rFonts w:asciiTheme="minorBidi" w:hAnsiTheme="minorBidi" w:cstheme="minorBidi"/>
          <w:noProof/>
          <w:lang w:val="ru-RU"/>
        </w:rPr>
      </w:pPr>
      <w:r>
        <w:rPr>
          <w:rFonts w:asciiTheme="minorBidi" w:hAnsiTheme="minorBidi" w:cstheme="minorBidi"/>
          <w:noProof/>
          <w:lang w:val="ru"/>
        </w:rPr>
        <w:t xml:space="preserve">Проинформировать о стратегии борьбы за живучесть судна: </w:t>
      </w:r>
    </w:p>
    <w:p w:rsidR="00EA133B" w:rsidRPr="008379ED" w:rsidRDefault="00EA133B" w:rsidP="00EA133B">
      <w:pPr>
        <w:pStyle w:val="ac"/>
        <w:numPr>
          <w:ilvl w:val="1"/>
          <w:numId w:val="9"/>
        </w:numPr>
        <w:rPr>
          <w:rFonts w:asciiTheme="minorBidi" w:hAnsiTheme="minorBidi" w:cstheme="minorBidi"/>
          <w:noProof/>
          <w:lang w:val="ru-RU"/>
        </w:rPr>
      </w:pPr>
      <w:r>
        <w:rPr>
          <w:rFonts w:asciiTheme="minorBidi" w:hAnsiTheme="minorBidi" w:cstheme="minorBidi"/>
          <w:noProof/>
          <w:lang w:val="ru"/>
        </w:rPr>
        <w:t>Оценить необходимость заключить договор с организацией по ликвидации разливов нефти (ОЛРН)</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Дать указание капитану:</w:t>
      </w:r>
    </w:p>
    <w:p w:rsidR="00EA133B" w:rsidRPr="00EA133B" w:rsidRDefault="00EA133B" w:rsidP="00EA133B">
      <w:pPr>
        <w:pStyle w:val="ac"/>
        <w:numPr>
          <w:ilvl w:val="2"/>
          <w:numId w:val="9"/>
        </w:numPr>
        <w:rPr>
          <w:rFonts w:asciiTheme="minorBidi" w:hAnsiTheme="minorBidi" w:cstheme="minorBidi"/>
          <w:noProof/>
        </w:rPr>
      </w:pPr>
      <w:r>
        <w:rPr>
          <w:rFonts w:asciiTheme="minorBidi" w:hAnsiTheme="minorBidi" w:cstheme="minorBidi"/>
          <w:noProof/>
          <w:lang w:val="ru"/>
        </w:rPr>
        <w:t xml:space="preserve">Сначала остановить источник загрязнения </w:t>
      </w:r>
    </w:p>
    <w:p w:rsidR="00EA133B" w:rsidRPr="008379ED" w:rsidRDefault="00EA133B" w:rsidP="00EA133B">
      <w:pPr>
        <w:pStyle w:val="ac"/>
        <w:numPr>
          <w:ilvl w:val="2"/>
          <w:numId w:val="9"/>
        </w:numPr>
        <w:rPr>
          <w:rFonts w:asciiTheme="minorBidi" w:hAnsiTheme="minorBidi" w:cstheme="minorBidi"/>
          <w:noProof/>
          <w:lang w:val="ru-RU"/>
        </w:rPr>
      </w:pPr>
      <w:r>
        <w:rPr>
          <w:rFonts w:asciiTheme="minorBidi" w:hAnsiTheme="minorBidi" w:cstheme="minorBidi"/>
          <w:noProof/>
          <w:lang w:val="ru"/>
        </w:rPr>
        <w:t>Не использовать химические средства / моющие средства для загрязнения воды</w:t>
      </w:r>
    </w:p>
    <w:p w:rsidR="00EA133B" w:rsidRPr="008379ED" w:rsidRDefault="00EA133B" w:rsidP="00EA133B">
      <w:pPr>
        <w:pStyle w:val="ac"/>
        <w:numPr>
          <w:ilvl w:val="1"/>
          <w:numId w:val="9"/>
        </w:numPr>
        <w:rPr>
          <w:rFonts w:asciiTheme="minorBidi" w:hAnsiTheme="minorBidi" w:cstheme="minorBidi"/>
          <w:noProof/>
          <w:lang w:val="ru-RU"/>
        </w:rPr>
      </w:pPr>
      <w:r>
        <w:rPr>
          <w:rFonts w:asciiTheme="minorBidi" w:hAnsiTheme="minorBidi" w:cstheme="minorBidi"/>
          <w:noProof/>
          <w:lang w:val="ru"/>
        </w:rPr>
        <w:t>Связаться с портовыми (государственнами) властями, чтобы согласовать действия</w:t>
      </w:r>
    </w:p>
    <w:p w:rsidR="00EA133B" w:rsidRPr="00EA133B" w:rsidRDefault="00EA133B" w:rsidP="00EA133B">
      <w:pPr>
        <w:pStyle w:val="ac"/>
        <w:numPr>
          <w:ilvl w:val="0"/>
          <w:numId w:val="9"/>
        </w:numPr>
        <w:rPr>
          <w:rFonts w:asciiTheme="minorBidi" w:hAnsiTheme="minorBidi" w:cstheme="minorBidi"/>
          <w:noProof/>
        </w:rPr>
      </w:pPr>
      <w:r>
        <w:rPr>
          <w:rFonts w:asciiTheme="minorBidi" w:hAnsiTheme="minorBidi" w:cstheme="minorBidi"/>
          <w:noProof/>
          <w:lang w:val="ru"/>
        </w:rPr>
        <w:t xml:space="preserve">Информировать: </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 xml:space="preserve">Менеджера по страхованию </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Государство флага</w:t>
      </w:r>
    </w:p>
    <w:p w:rsidR="00EA133B" w:rsidRPr="00EA133B" w:rsidRDefault="00EA133B" w:rsidP="00EA133B">
      <w:pPr>
        <w:pStyle w:val="ac"/>
        <w:numPr>
          <w:ilvl w:val="0"/>
          <w:numId w:val="9"/>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Список экипажа</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Навигационные карты</w:t>
      </w:r>
    </w:p>
    <w:p w:rsidR="00EA133B" w:rsidRPr="00EA133B" w:rsidRDefault="00EA133B" w:rsidP="00EA133B">
      <w:pPr>
        <w:pStyle w:val="ac"/>
        <w:numPr>
          <w:ilvl w:val="1"/>
          <w:numId w:val="9"/>
        </w:numPr>
        <w:rPr>
          <w:rFonts w:asciiTheme="minorBidi" w:hAnsiTheme="minorBidi" w:cstheme="minorBidi"/>
          <w:noProof/>
        </w:rPr>
      </w:pPr>
      <w:r>
        <w:rPr>
          <w:rFonts w:asciiTheme="minorBidi" w:hAnsiTheme="minorBidi" w:cstheme="minorBidi"/>
          <w:noProof/>
          <w:lang w:val="ru"/>
        </w:rPr>
        <w:t>Паспорт безопасности материала</w:t>
      </w:r>
    </w:p>
    <w:p w:rsidR="00EA133B" w:rsidRPr="00D8337B" w:rsidRDefault="00EA133B" w:rsidP="00EA133B">
      <w:pPr>
        <w:pStyle w:val="2"/>
        <w:rPr>
          <w:rFonts w:asciiTheme="minorBidi" w:hAnsiTheme="minorBidi" w:cstheme="minorBidi"/>
          <w:noProof/>
          <w:color w:val="008E85"/>
          <w:rPrChange w:id="87" w:author="Bollard Practice1" w:date="2024-11-07T11:00:00Z">
            <w:rPr>
              <w:rFonts w:asciiTheme="minorBidi" w:hAnsiTheme="minorBidi" w:cstheme="minorBidi"/>
              <w:noProof/>
            </w:rPr>
          </w:rPrChange>
        </w:rPr>
      </w:pPr>
      <w:bookmarkStart w:id="88" w:name="_Toc402540241"/>
      <w:bookmarkStart w:id="89" w:name="_Toc399484321"/>
      <w:bookmarkStart w:id="90" w:name="_Toc485894135"/>
      <w:r w:rsidRPr="00D8337B">
        <w:rPr>
          <w:rFonts w:asciiTheme="minorBidi" w:hAnsiTheme="minorBidi" w:cstheme="minorBidi"/>
          <w:noProof/>
          <w:color w:val="008E85"/>
          <w:lang w:val="ru"/>
          <w:rPrChange w:id="91" w:author="Bollard Practice1" w:date="2024-11-07T11:00:00Z">
            <w:rPr>
              <w:rFonts w:asciiTheme="minorBidi" w:hAnsiTheme="minorBidi" w:cstheme="minorBidi"/>
              <w:noProof/>
              <w:lang w:val="ru"/>
            </w:rPr>
          </w:rPrChange>
        </w:rPr>
        <w:t>Пожар</w:t>
      </w:r>
      <w:bookmarkEnd w:id="88"/>
      <w:bookmarkEnd w:id="89"/>
      <w:bookmarkEnd w:id="90"/>
    </w:p>
    <w:p w:rsidR="00EA133B" w:rsidRPr="008379ED" w:rsidRDefault="00EA133B" w:rsidP="00EA133B">
      <w:pPr>
        <w:pStyle w:val="ac"/>
        <w:numPr>
          <w:ilvl w:val="0"/>
          <w:numId w:val="10"/>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10"/>
        </w:numPr>
        <w:rPr>
          <w:rFonts w:asciiTheme="minorBidi" w:hAnsiTheme="minorBidi" w:cstheme="minorBidi"/>
          <w:noProof/>
          <w:lang w:val="ru-RU"/>
        </w:rPr>
      </w:pPr>
      <w:r>
        <w:rPr>
          <w:rFonts w:asciiTheme="minorBidi" w:hAnsiTheme="minorBidi" w:cstheme="minorBidi"/>
          <w:noProof/>
          <w:lang w:val="ru"/>
        </w:rPr>
        <w:t>(местонахождение, источник, причина, пропавшие без вести/пострадавшие лица)</w:t>
      </w:r>
    </w:p>
    <w:p w:rsidR="00EA133B" w:rsidRPr="008379ED" w:rsidRDefault="00EA133B" w:rsidP="00EA133B">
      <w:pPr>
        <w:pStyle w:val="ac"/>
        <w:numPr>
          <w:ilvl w:val="0"/>
          <w:numId w:val="10"/>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323B38" w:rsidRDefault="008379ED" w:rsidP="00EA133B">
      <w:pPr>
        <w:pStyle w:val="ac"/>
        <w:numPr>
          <w:ilvl w:val="1"/>
          <w:numId w:val="10"/>
        </w:numPr>
        <w:rPr>
          <w:rFonts w:asciiTheme="minorBidi" w:hAnsiTheme="minorBidi" w:cstheme="minorBidi"/>
          <w:noProof/>
          <w:lang w:val="ru"/>
        </w:rPr>
      </w:pPr>
      <w:r w:rsidRPr="00323B38">
        <w:rPr>
          <w:rFonts w:asciiTheme="minorBidi" w:hAnsiTheme="minorBidi" w:cstheme="minorBidi"/>
          <w:noProof/>
          <w:lang w:val="ru"/>
        </w:rPr>
        <w:t>Локализовать распространение огня</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Отключить подачу воздуха и топлива</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 xml:space="preserve">CO2 в машинном отделении </w:t>
      </w:r>
    </w:p>
    <w:p w:rsidR="00EA133B" w:rsidRPr="008379ED" w:rsidRDefault="00EA133B" w:rsidP="00EA133B">
      <w:pPr>
        <w:pStyle w:val="ac"/>
        <w:numPr>
          <w:ilvl w:val="2"/>
          <w:numId w:val="10"/>
        </w:numPr>
        <w:rPr>
          <w:rFonts w:asciiTheme="minorBidi" w:hAnsiTheme="minorBidi" w:cstheme="minorBidi"/>
          <w:noProof/>
          <w:lang w:val="ru-RU"/>
        </w:rPr>
      </w:pPr>
      <w:r>
        <w:rPr>
          <w:rFonts w:asciiTheme="minorBidi" w:hAnsiTheme="minorBidi" w:cstheme="minorBidi"/>
          <w:noProof/>
          <w:lang w:val="ru"/>
        </w:rPr>
        <w:t>Дать достаточно времени для охлаждения, прежде чем возобновить вентиляцию</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Внешняя помощь</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Контурное охлаждение</w:t>
      </w:r>
    </w:p>
    <w:p w:rsidR="00EA133B" w:rsidRPr="00EA133B" w:rsidRDefault="00EA133B" w:rsidP="00EA133B">
      <w:pPr>
        <w:rPr>
          <w:rFonts w:asciiTheme="minorBidi" w:hAnsiTheme="minorBidi" w:cstheme="minorBidi"/>
          <w:noProof/>
        </w:rPr>
      </w:pPr>
      <w:r>
        <w:rPr>
          <w:rFonts w:asciiTheme="minorBidi" w:hAnsiTheme="minorBidi" w:cstheme="minorBidi"/>
          <w:noProof/>
          <w:lang w:val="ru"/>
        </w:rPr>
        <w:br w:type="page"/>
      </w:r>
    </w:p>
    <w:p w:rsidR="00EA133B" w:rsidRPr="00EA133B" w:rsidRDefault="00EA133B" w:rsidP="00EA133B">
      <w:pPr>
        <w:pStyle w:val="ac"/>
        <w:numPr>
          <w:ilvl w:val="0"/>
          <w:numId w:val="10"/>
        </w:numPr>
        <w:rPr>
          <w:rFonts w:asciiTheme="minorBidi" w:hAnsiTheme="minorBidi" w:cstheme="minorBidi"/>
          <w:noProof/>
        </w:rPr>
      </w:pPr>
      <w:r>
        <w:rPr>
          <w:rFonts w:asciiTheme="minorBidi" w:hAnsiTheme="minorBidi" w:cstheme="minorBidi"/>
          <w:noProof/>
          <w:lang w:val="ru"/>
        </w:rPr>
        <w:lastRenderedPageBreak/>
        <w:t>Информировать:</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Классификационное общество</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 xml:space="preserve">Государство флага </w:t>
      </w:r>
    </w:p>
    <w:p w:rsidR="00EA133B" w:rsidRPr="00EA133B" w:rsidRDefault="00EA133B" w:rsidP="00EA133B">
      <w:pPr>
        <w:pStyle w:val="ac"/>
        <w:numPr>
          <w:ilvl w:val="0"/>
          <w:numId w:val="10"/>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Информация по остойчивости</w:t>
      </w:r>
    </w:p>
    <w:p w:rsidR="00EA133B" w:rsidRPr="00EA133B" w:rsidRDefault="00EA133B" w:rsidP="00EA133B">
      <w:pPr>
        <w:pStyle w:val="ac"/>
        <w:numPr>
          <w:ilvl w:val="1"/>
          <w:numId w:val="10"/>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0"/>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D8337B" w:rsidRDefault="00EA133B" w:rsidP="00EA133B">
      <w:pPr>
        <w:pStyle w:val="2"/>
        <w:rPr>
          <w:rFonts w:asciiTheme="minorBidi" w:hAnsiTheme="minorBidi" w:cstheme="minorBidi"/>
          <w:noProof/>
          <w:color w:val="008E85"/>
          <w:rPrChange w:id="92" w:author="Bollard Practice1" w:date="2024-11-07T11:00:00Z">
            <w:rPr>
              <w:rFonts w:asciiTheme="minorBidi" w:hAnsiTheme="minorBidi" w:cstheme="minorBidi"/>
              <w:noProof/>
            </w:rPr>
          </w:rPrChange>
        </w:rPr>
      </w:pPr>
      <w:bookmarkStart w:id="93" w:name="_Toc402540242"/>
      <w:bookmarkStart w:id="94" w:name="_Toc399484322"/>
      <w:bookmarkStart w:id="95" w:name="_Toc485894136"/>
      <w:r w:rsidRPr="00D8337B">
        <w:rPr>
          <w:rFonts w:asciiTheme="minorBidi" w:hAnsiTheme="minorBidi" w:cstheme="minorBidi"/>
          <w:noProof/>
          <w:color w:val="008E85"/>
          <w:lang w:val="ru"/>
          <w:rPrChange w:id="96" w:author="Bollard Practice1" w:date="2024-11-07T11:00:00Z">
            <w:rPr>
              <w:rFonts w:asciiTheme="minorBidi" w:hAnsiTheme="minorBidi" w:cstheme="minorBidi"/>
              <w:noProof/>
              <w:lang w:val="ru"/>
            </w:rPr>
          </w:rPrChange>
        </w:rPr>
        <w:t>Столкновение</w:t>
      </w:r>
      <w:bookmarkEnd w:id="93"/>
      <w:bookmarkEnd w:id="94"/>
      <w:bookmarkEnd w:id="95"/>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Местоположение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пропавшие без вести / пострадавшие лица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Сведения о другом судне (название, номер IMO)</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Не отводить суда, пока они соединены (может открыться крупная подводная пробоина или возникнуть дополнительный ущерб)</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Возможность контроля попадания воды (использование трюмного насоса, аварийного трюмного насоса, портативного пожарного насоса)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Возможность посадки судна на мель для предотвращения его потопления</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Классификационное общество</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Государство флага </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Информация по остойчивости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8379ED" w:rsidRDefault="00EA133B" w:rsidP="00EA133B">
      <w:pPr>
        <w:rPr>
          <w:rFonts w:asciiTheme="minorBidi" w:eastAsiaTheme="majorEastAsia" w:hAnsiTheme="minorBidi" w:cstheme="minorBidi"/>
          <w:noProof/>
          <w:lang w:val="ru-RU"/>
        </w:rPr>
      </w:pPr>
      <w:bookmarkStart w:id="97" w:name="_Toc399484323"/>
      <w:r>
        <w:rPr>
          <w:rFonts w:asciiTheme="minorBidi" w:hAnsiTheme="minorBidi" w:cstheme="minorBidi"/>
          <w:noProof/>
          <w:lang w:val="ru"/>
        </w:rPr>
        <w:br w:type="page"/>
      </w:r>
    </w:p>
    <w:p w:rsidR="00EA133B" w:rsidRPr="00D8337B" w:rsidRDefault="00EA133B" w:rsidP="00EA133B">
      <w:pPr>
        <w:pStyle w:val="2"/>
        <w:rPr>
          <w:rFonts w:asciiTheme="minorBidi" w:hAnsiTheme="minorBidi" w:cstheme="minorBidi"/>
          <w:noProof/>
          <w:color w:val="008E85"/>
          <w:rPrChange w:id="98" w:author="Bollard Practice1" w:date="2024-11-07T11:00:00Z">
            <w:rPr>
              <w:rFonts w:asciiTheme="minorBidi" w:hAnsiTheme="minorBidi" w:cstheme="minorBidi"/>
              <w:noProof/>
            </w:rPr>
          </w:rPrChange>
        </w:rPr>
      </w:pPr>
      <w:bookmarkStart w:id="99" w:name="_Toc402540243"/>
      <w:bookmarkStart w:id="100" w:name="_Toc485894137"/>
      <w:r w:rsidRPr="00D8337B">
        <w:rPr>
          <w:rFonts w:asciiTheme="minorBidi" w:hAnsiTheme="minorBidi" w:cstheme="minorBidi"/>
          <w:noProof/>
          <w:color w:val="008E85"/>
          <w:lang w:val="ru"/>
          <w:rPrChange w:id="101" w:author="Bollard Practice1" w:date="2024-11-07T11:00:00Z">
            <w:rPr>
              <w:rFonts w:asciiTheme="minorBidi" w:hAnsiTheme="minorBidi" w:cstheme="minorBidi"/>
              <w:noProof/>
              <w:lang w:val="ru"/>
            </w:rPr>
          </w:rPrChange>
        </w:rPr>
        <w:lastRenderedPageBreak/>
        <w:t>Посадка на мель</w:t>
      </w:r>
      <w:bookmarkEnd w:id="97"/>
      <w:bookmarkEnd w:id="99"/>
      <w:bookmarkEnd w:id="100"/>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Местоположение, погодные условия, высота волны, течение, расстояние до других опасностей</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Пропавшие без вести / пострадавшие лица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Какая часть судна села на мель, имеет течь?</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Проверить, есть ли повреждения / течь (визуальный осмотр и замер танков)</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Пока неясна степень повреждения, не пытайтесь снять суда с мели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Если подруливающее устройство касается дна: не использовать собственную мощность, чтобы сняться с  мели</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Возможность облегчить судно (де-балластировка)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Помощь в спасательных операциях (желательно собственные буксиры в рамках контракта)?</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Классификационное общество</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Государство флага </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Информация по остойчивости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8379ED" w:rsidRDefault="00EA133B" w:rsidP="00EA133B">
      <w:pPr>
        <w:rPr>
          <w:rFonts w:asciiTheme="minorBidi" w:hAnsiTheme="minorBidi" w:cstheme="minorBidi"/>
          <w:noProof/>
          <w:lang w:val="ru-RU"/>
        </w:rPr>
      </w:pPr>
    </w:p>
    <w:p w:rsidR="00EA133B" w:rsidRPr="00D8337B" w:rsidRDefault="00EA133B" w:rsidP="00EA133B">
      <w:pPr>
        <w:pStyle w:val="2"/>
        <w:rPr>
          <w:rFonts w:asciiTheme="minorBidi" w:hAnsiTheme="minorBidi" w:cstheme="minorBidi"/>
          <w:noProof/>
          <w:color w:val="008E85"/>
          <w:rPrChange w:id="102" w:author="Bollard Practice1" w:date="2024-11-07T11:00:00Z">
            <w:rPr>
              <w:rFonts w:asciiTheme="minorBidi" w:hAnsiTheme="minorBidi" w:cstheme="minorBidi"/>
              <w:noProof/>
            </w:rPr>
          </w:rPrChange>
        </w:rPr>
      </w:pPr>
      <w:bookmarkStart w:id="103" w:name="_Toc402540244"/>
      <w:bookmarkStart w:id="104" w:name="_Toc399484324"/>
      <w:bookmarkStart w:id="105" w:name="_Toc485894138"/>
      <w:r w:rsidRPr="00D8337B">
        <w:rPr>
          <w:rFonts w:asciiTheme="minorBidi" w:hAnsiTheme="minorBidi" w:cstheme="minorBidi"/>
          <w:noProof/>
          <w:color w:val="008E85"/>
          <w:lang w:val="ru"/>
          <w:rPrChange w:id="106" w:author="Bollard Practice1" w:date="2024-11-07T11:00:00Z">
            <w:rPr>
              <w:rFonts w:asciiTheme="minorBidi" w:hAnsiTheme="minorBidi" w:cstheme="minorBidi"/>
              <w:noProof/>
              <w:lang w:val="ru"/>
            </w:rPr>
          </w:rPrChange>
        </w:rPr>
        <w:t>Затопление</w:t>
      </w:r>
      <w:bookmarkEnd w:id="103"/>
      <w:bookmarkEnd w:id="104"/>
      <w:bookmarkEnd w:id="105"/>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Местоположение, погодные условия, высота волны, течение, расстояние до других опасностей</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Пропавшие без вести / пострадавшие лица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Какая часть судна имеет течь?</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Проверить все насосные устройства (трюмный насос, балластный насос, аварийный  насос пожаротушения)</w:t>
      </w:r>
    </w:p>
    <w:p w:rsidR="00EA133B" w:rsidRPr="004465FA" w:rsidRDefault="00EA133B" w:rsidP="00EA133B">
      <w:pPr>
        <w:pStyle w:val="ac"/>
        <w:numPr>
          <w:ilvl w:val="1"/>
          <w:numId w:val="11"/>
        </w:numPr>
        <w:rPr>
          <w:rFonts w:asciiTheme="minorBidi" w:hAnsiTheme="minorBidi" w:cstheme="minorBidi"/>
          <w:noProof/>
          <w:lang w:val="ru"/>
        </w:rPr>
      </w:pPr>
      <w:r>
        <w:rPr>
          <w:rFonts w:asciiTheme="minorBidi" w:hAnsiTheme="minorBidi" w:cstheme="minorBidi"/>
          <w:noProof/>
          <w:lang w:val="ru"/>
        </w:rPr>
        <w:t xml:space="preserve">Доступны насосы </w:t>
      </w:r>
      <w:r w:rsidR="00DC3783">
        <w:rPr>
          <w:rFonts w:asciiTheme="minorBidi" w:hAnsiTheme="minorBidi" w:cstheme="minorBidi"/>
          <w:noProof/>
          <w:lang w:val="ru"/>
        </w:rPr>
        <w:t xml:space="preserve">третьей стороны </w:t>
      </w:r>
      <w:r w:rsidR="00DC3783" w:rsidRPr="004465FA">
        <w:rPr>
          <w:rFonts w:asciiTheme="minorBidi" w:hAnsiTheme="minorBidi" w:cstheme="minorBidi"/>
          <w:noProof/>
          <w:lang w:val="ru"/>
        </w:rPr>
        <w:t>(другие буксиры)</w:t>
      </w:r>
      <w:r w:rsidRPr="004465FA">
        <w:rPr>
          <w:rFonts w:asciiTheme="minorBidi" w:hAnsiTheme="minorBidi" w:cstheme="minorBidi"/>
          <w:noProof/>
          <w:lang w:val="ru"/>
        </w:rPr>
        <w:t xml:space="preserve">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Проверить, есть ли повреждения / течь (визуальный осмотр и замер танков)</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Возможность облегчить судно (де-балластировка)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Возможность уменьшить течь извне (с помощью брезента, листов древесины и (или) стали)</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Помощь в спасательных операциях (желательно собственные буксиры в рамках контракта)?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lastRenderedPageBreak/>
        <w:t>Есть варианты прибиться к берегу/посадить на мель во избежание потопления?</w:t>
      </w:r>
    </w:p>
    <w:p w:rsidR="00EA133B" w:rsidRPr="008379ED" w:rsidRDefault="00EA133B" w:rsidP="00EA133B">
      <w:pPr>
        <w:rPr>
          <w:rFonts w:asciiTheme="minorBidi" w:hAnsiTheme="minorBidi" w:cstheme="minorBidi"/>
          <w:noProof/>
          <w:lang w:val="ru-RU"/>
        </w:rPr>
      </w:pPr>
      <w:r>
        <w:rPr>
          <w:rFonts w:asciiTheme="minorBidi" w:hAnsiTheme="minorBidi" w:cstheme="minorBidi"/>
          <w:noProof/>
          <w:lang w:val="ru"/>
        </w:rPr>
        <w:br w:type="page"/>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lastRenderedPageBreak/>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Классификационное общество</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Государство флага </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Информация по остойчивости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8379ED" w:rsidRDefault="00EA133B" w:rsidP="00EA133B">
      <w:pPr>
        <w:rPr>
          <w:rFonts w:asciiTheme="minorBidi" w:hAnsiTheme="minorBidi" w:cstheme="minorBidi"/>
          <w:noProof/>
          <w:lang w:val="ru-RU"/>
        </w:rPr>
      </w:pPr>
    </w:p>
    <w:p w:rsidR="00EA133B" w:rsidRPr="00D8337B" w:rsidRDefault="00EA133B" w:rsidP="00EA133B">
      <w:pPr>
        <w:pStyle w:val="2"/>
        <w:rPr>
          <w:rFonts w:asciiTheme="minorBidi" w:hAnsiTheme="minorBidi" w:cstheme="minorBidi"/>
          <w:noProof/>
          <w:color w:val="008E85"/>
          <w:rPrChange w:id="107" w:author="Bollard Practice1" w:date="2024-11-07T11:01:00Z">
            <w:rPr>
              <w:rFonts w:asciiTheme="minorBidi" w:hAnsiTheme="minorBidi" w:cstheme="minorBidi"/>
              <w:noProof/>
            </w:rPr>
          </w:rPrChange>
        </w:rPr>
      </w:pPr>
      <w:bookmarkStart w:id="108" w:name="_Toc402540245"/>
      <w:bookmarkStart w:id="109" w:name="_Toc399484325"/>
      <w:bookmarkStart w:id="110" w:name="_Toc485894139"/>
      <w:r w:rsidRPr="00D8337B">
        <w:rPr>
          <w:rFonts w:asciiTheme="minorBidi" w:hAnsiTheme="minorBidi" w:cstheme="minorBidi"/>
          <w:noProof/>
          <w:color w:val="008E85"/>
          <w:lang w:val="ru"/>
          <w:rPrChange w:id="111" w:author="Bollard Practice1" w:date="2024-11-07T11:01:00Z">
            <w:rPr>
              <w:rFonts w:asciiTheme="minorBidi" w:hAnsiTheme="minorBidi" w:cstheme="minorBidi"/>
              <w:noProof/>
              <w:lang w:val="ru"/>
            </w:rPr>
          </w:rPrChange>
        </w:rPr>
        <w:t>Техническая неисправность</w:t>
      </w:r>
      <w:bookmarkEnd w:id="108"/>
      <w:bookmarkEnd w:id="109"/>
      <w:bookmarkEnd w:id="110"/>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Местоположение, погодные условия, высота волны, течение, расстояние до других опасностей</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Судно способно маневрировать?</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Проинформировать о стратегии борьбы за живучесть судна: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Получить рекомендации от поставщика/изготовителя</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Не запускать двигатели без надлежащего осмотра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Может ли другой буксир по контракту оказать содействие в причаливании/постановке на якорь?</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Классификационное общество (в зависимости от технического ущерба)</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8379ED" w:rsidRDefault="00EA133B" w:rsidP="00EA133B">
      <w:pPr>
        <w:pStyle w:val="ac"/>
        <w:rPr>
          <w:rFonts w:asciiTheme="minorBidi" w:hAnsiTheme="minorBidi" w:cstheme="minorBidi"/>
          <w:noProof/>
          <w:lang w:val="ru-RU"/>
        </w:rPr>
      </w:pPr>
    </w:p>
    <w:p w:rsidR="00EA133B" w:rsidRPr="00D8337B" w:rsidRDefault="00EA133B" w:rsidP="00EA133B">
      <w:pPr>
        <w:pStyle w:val="2"/>
        <w:rPr>
          <w:rFonts w:asciiTheme="minorBidi" w:hAnsiTheme="minorBidi" w:cstheme="minorBidi"/>
          <w:noProof/>
          <w:color w:val="008E85"/>
          <w:rPrChange w:id="112" w:author="Bollard Practice1" w:date="2024-11-07T11:01:00Z">
            <w:rPr>
              <w:rFonts w:asciiTheme="minorBidi" w:hAnsiTheme="minorBidi" w:cstheme="minorBidi"/>
              <w:noProof/>
            </w:rPr>
          </w:rPrChange>
        </w:rPr>
      </w:pPr>
      <w:bookmarkStart w:id="113" w:name="_Toc402540246"/>
      <w:bookmarkStart w:id="114" w:name="_Toc399484326"/>
      <w:bookmarkStart w:id="115" w:name="_Toc485894140"/>
      <w:r w:rsidRPr="00D8337B">
        <w:rPr>
          <w:rFonts w:asciiTheme="minorBidi" w:hAnsiTheme="minorBidi" w:cstheme="minorBidi"/>
          <w:noProof/>
          <w:color w:val="008E85"/>
          <w:lang w:val="ru"/>
          <w:rPrChange w:id="116" w:author="Bollard Practice1" w:date="2024-11-07T11:01:00Z">
            <w:rPr>
              <w:rFonts w:asciiTheme="minorBidi" w:hAnsiTheme="minorBidi" w:cstheme="minorBidi"/>
              <w:noProof/>
              <w:lang w:val="ru"/>
            </w:rPr>
          </w:rPrChange>
        </w:rPr>
        <w:t>Терроризм и пиратство</w:t>
      </w:r>
      <w:bookmarkEnd w:id="113"/>
      <w:bookmarkEnd w:id="114"/>
      <w:bookmarkEnd w:id="115"/>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Местоположение, погодные условия, высота волны, течение, расстояние до берега/порта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Пропавшие без вести / пострадавшие лица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Какого рода нападение произошло, сколько человек и как вооружены?</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lastRenderedPageBreak/>
        <w:t>Какова цель: грабеж, похищение, угон (может быть неясно сначала)?</w:t>
      </w:r>
      <w:r>
        <w:rPr>
          <w:rFonts w:asciiTheme="minorBidi" w:hAnsiTheme="minorBidi" w:cstheme="minorBidi"/>
          <w:noProof/>
          <w:lang w:val="ru"/>
        </w:rPr>
        <w:br w:type="page"/>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lastRenderedPageBreak/>
        <w:t>Проинформировать о стратегии борьбы за живучесть судна: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ВСЕМУ экипажу надлежит скрыться в убежище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Включить судовую систему охранного оповещения (ССОО)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Послать сигнал бедствия по VHF и MF</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Связаться с береговой охраной / портовыми властями напрямую по возможности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Взять с собой в убежище переносные станции UHF/VHF и мобильные телефоны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С помощью противопожарных лафетных ст</w:t>
      </w:r>
      <w:r w:rsidR="009C2308">
        <w:rPr>
          <w:rFonts w:asciiTheme="minorBidi" w:hAnsiTheme="minorBidi" w:cstheme="minorBidi"/>
          <w:noProof/>
          <w:lang w:val="ru"/>
        </w:rPr>
        <w:t xml:space="preserve">волов </w:t>
      </w:r>
      <w:r>
        <w:rPr>
          <w:rFonts w:asciiTheme="minorBidi" w:hAnsiTheme="minorBidi" w:cstheme="minorBidi"/>
          <w:noProof/>
          <w:lang w:val="ru"/>
        </w:rPr>
        <w:t>затопить лодки, пока они не поднялись на борт</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Не вступать в бой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Предпринять попытку смягчить пиратов</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Следует четко обозначить, что помощь в пути</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Не сопротивляться, если пираты захотят забрать ценности и личное имущество</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Не перемещать под</w:t>
      </w:r>
      <w:r w:rsidR="00E42B7A">
        <w:rPr>
          <w:rFonts w:asciiTheme="minorBidi" w:hAnsiTheme="minorBidi" w:cstheme="minorBidi"/>
          <w:noProof/>
          <w:lang w:val="ru"/>
        </w:rPr>
        <w:t>озрительные предметы (</w:t>
      </w:r>
      <w:r w:rsidR="00E42B7A" w:rsidRPr="004465FA">
        <w:rPr>
          <w:rFonts w:asciiTheme="minorBidi" w:hAnsiTheme="minorBidi" w:cstheme="minorBidi"/>
          <w:noProof/>
          <w:lang w:val="ru"/>
        </w:rPr>
        <w:t>взрывчатые</w:t>
      </w:r>
      <w:r>
        <w:rPr>
          <w:rFonts w:asciiTheme="minorBidi" w:hAnsiTheme="minorBidi" w:cstheme="minorBidi"/>
          <w:noProof/>
          <w:lang w:val="ru"/>
        </w:rPr>
        <w:t xml:space="preserve"> вещества), следует обратиться за советом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Сделать фотографии, если это возможно и безопасно </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Классификационное общество</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Государство флага </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членов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Сведения о судне и чертежи</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Навигационные карты</w:t>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 xml:space="preserve">Провести функциональные испытания всего оборудования и систем, прежде чем продолжать рейс </w:t>
      </w:r>
    </w:p>
    <w:p w:rsidR="00EA133B" w:rsidRPr="008379ED" w:rsidRDefault="00EA133B" w:rsidP="00EA133B">
      <w:pPr>
        <w:rPr>
          <w:rFonts w:asciiTheme="minorBidi" w:hAnsiTheme="minorBidi" w:cstheme="minorBidi"/>
          <w:noProof/>
          <w:lang w:val="ru-RU"/>
        </w:rPr>
      </w:pPr>
    </w:p>
    <w:p w:rsidR="00EA133B" w:rsidRPr="00D8337B" w:rsidRDefault="00EA133B" w:rsidP="00EA133B">
      <w:pPr>
        <w:pStyle w:val="2"/>
        <w:rPr>
          <w:rFonts w:asciiTheme="minorBidi" w:hAnsiTheme="minorBidi" w:cstheme="minorBidi"/>
          <w:noProof/>
          <w:color w:val="008E85"/>
          <w:rPrChange w:id="117" w:author="Bollard Practice1" w:date="2024-11-07T11:01:00Z">
            <w:rPr>
              <w:rFonts w:asciiTheme="minorBidi" w:hAnsiTheme="minorBidi" w:cstheme="minorBidi"/>
              <w:noProof/>
            </w:rPr>
          </w:rPrChange>
        </w:rPr>
      </w:pPr>
      <w:bookmarkStart w:id="118" w:name="_Toc402540247"/>
      <w:bookmarkStart w:id="119" w:name="_Toc399484327"/>
      <w:bookmarkStart w:id="120" w:name="_Toc485894141"/>
      <w:r w:rsidRPr="00D8337B">
        <w:rPr>
          <w:rFonts w:asciiTheme="minorBidi" w:hAnsiTheme="minorBidi" w:cstheme="minorBidi"/>
          <w:noProof/>
          <w:color w:val="008E85"/>
          <w:lang w:val="ru"/>
          <w:rPrChange w:id="121" w:author="Bollard Practice1" w:date="2024-11-07T11:01:00Z">
            <w:rPr>
              <w:rFonts w:asciiTheme="minorBidi" w:hAnsiTheme="minorBidi" w:cstheme="minorBidi"/>
              <w:noProof/>
              <w:lang w:val="ru"/>
            </w:rPr>
          </w:rPrChange>
        </w:rPr>
        <w:t>Нелегальные пассажиры</w:t>
      </w:r>
      <w:bookmarkEnd w:id="118"/>
      <w:bookmarkEnd w:id="119"/>
      <w:bookmarkEnd w:id="120"/>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t>Получить четкую информацию по следующим вопросам:</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Сколько человек?</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Гражданство</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Есть ли у них документ, удостоверяющий личность (паспорт, удостоверение личности, водительские права, и т.д.)</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Где они сели на судно?</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Где они прятались?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Какова их цель?</w:t>
      </w:r>
    </w:p>
    <w:p w:rsidR="00EA133B" w:rsidRPr="00EA133B" w:rsidRDefault="00EA133B" w:rsidP="00EA133B">
      <w:pPr>
        <w:rPr>
          <w:rFonts w:asciiTheme="minorBidi" w:hAnsiTheme="minorBidi" w:cstheme="minorBidi"/>
          <w:noProof/>
        </w:rPr>
      </w:pPr>
      <w:r>
        <w:rPr>
          <w:rFonts w:asciiTheme="minorBidi" w:hAnsiTheme="minorBidi" w:cstheme="minorBidi"/>
          <w:noProof/>
          <w:lang w:val="ru"/>
        </w:rPr>
        <w:br w:type="page"/>
      </w:r>
    </w:p>
    <w:p w:rsidR="00EA133B" w:rsidRPr="008379ED" w:rsidRDefault="00EA133B" w:rsidP="00EA133B">
      <w:pPr>
        <w:pStyle w:val="ac"/>
        <w:numPr>
          <w:ilvl w:val="0"/>
          <w:numId w:val="11"/>
        </w:numPr>
        <w:rPr>
          <w:rFonts w:asciiTheme="minorBidi" w:hAnsiTheme="minorBidi" w:cstheme="minorBidi"/>
          <w:noProof/>
          <w:lang w:val="ru-RU"/>
        </w:rPr>
      </w:pPr>
      <w:r>
        <w:rPr>
          <w:rFonts w:asciiTheme="minorBidi" w:hAnsiTheme="minorBidi" w:cstheme="minorBidi"/>
          <w:noProof/>
          <w:lang w:val="ru"/>
        </w:rPr>
        <w:lastRenderedPageBreak/>
        <w:t>Проинформировать о стратегии борьбы за живучесть судна:</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К нелегальным пассажирам всегда следует подходить в сопровождении достаточного количества людей</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Не вести себя агрессивно</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Произвести досмотр нелегальных пассажиров (оружие, удостоверение личности, деньги, контакты)</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Заприте нелегального пассажира в безопасном месте (достаточно места, койка/матрас, вентиляция/кондиционер)</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Предоставить воду и пищу, а также возможность пользоваться туалетом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 xml:space="preserve">Заполнить анкету клуба P&amp;I в отношении нелегальных пассажиров </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Обыскать тайник на предмет оружия, документа, удостоверяющего личность, личных вещей, записей</w:t>
      </w:r>
    </w:p>
    <w:p w:rsidR="00EA133B" w:rsidRPr="008379ED" w:rsidRDefault="00EA133B" w:rsidP="00EA133B">
      <w:pPr>
        <w:pStyle w:val="ac"/>
        <w:numPr>
          <w:ilvl w:val="1"/>
          <w:numId w:val="11"/>
        </w:numPr>
        <w:rPr>
          <w:rFonts w:asciiTheme="minorBidi" w:hAnsiTheme="minorBidi" w:cstheme="minorBidi"/>
          <w:noProof/>
          <w:lang w:val="ru-RU"/>
        </w:rPr>
      </w:pPr>
      <w:r>
        <w:rPr>
          <w:rFonts w:asciiTheme="minorBidi" w:hAnsiTheme="minorBidi" w:cstheme="minorBidi"/>
          <w:noProof/>
          <w:lang w:val="ru"/>
        </w:rPr>
        <w:t>Попробовать высадить нелегальных пассажиров в стране/порту, где они сели</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Информировать:</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Команду аварийного реагирования Группы</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Клиента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Менеджера по страхованию</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Портовые власти / Береговую охрану</w:t>
      </w:r>
    </w:p>
    <w:p w:rsidR="00EA133B" w:rsidRPr="00EA133B" w:rsidRDefault="00EA133B" w:rsidP="00EA133B">
      <w:pPr>
        <w:pStyle w:val="ac"/>
        <w:numPr>
          <w:ilvl w:val="0"/>
          <w:numId w:val="11"/>
        </w:numPr>
        <w:rPr>
          <w:rFonts w:asciiTheme="minorBidi" w:hAnsiTheme="minorBidi" w:cstheme="minorBidi"/>
          <w:noProof/>
        </w:rPr>
      </w:pPr>
      <w:r>
        <w:rPr>
          <w:rFonts w:asciiTheme="minorBidi" w:hAnsiTheme="minorBidi" w:cstheme="minorBidi"/>
          <w:noProof/>
          <w:lang w:val="ru"/>
        </w:rPr>
        <w:t>Собрать следующие данные:</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Планирование рейса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Детали переписки P&amp;I  </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Список экипажа</w:t>
      </w:r>
    </w:p>
    <w:p w:rsidR="00EA133B" w:rsidRPr="00EA133B" w:rsidRDefault="00EA133B" w:rsidP="00EA133B">
      <w:pPr>
        <w:pStyle w:val="ac"/>
        <w:numPr>
          <w:ilvl w:val="1"/>
          <w:numId w:val="11"/>
        </w:numPr>
        <w:rPr>
          <w:rFonts w:asciiTheme="minorBidi" w:hAnsiTheme="minorBidi" w:cstheme="minorBidi"/>
          <w:noProof/>
        </w:rPr>
      </w:pPr>
      <w:r>
        <w:rPr>
          <w:rFonts w:asciiTheme="minorBidi" w:hAnsiTheme="minorBidi" w:cstheme="minorBidi"/>
          <w:noProof/>
          <w:lang w:val="ru"/>
        </w:rPr>
        <w:t xml:space="preserve">Снять копию с документов </w:t>
      </w:r>
    </w:p>
    <w:p w:rsidR="00EA133B" w:rsidRPr="00EA133B" w:rsidRDefault="00EA133B" w:rsidP="00EA133B">
      <w:pPr>
        <w:rPr>
          <w:rFonts w:asciiTheme="minorBidi" w:hAnsiTheme="minorBidi" w:cstheme="minorBidi"/>
          <w:noProof/>
          <w:sz w:val="20"/>
          <w:szCs w:val="20"/>
        </w:rPr>
      </w:pPr>
    </w:p>
    <w:p w:rsidR="00EA133B" w:rsidRPr="00EA133B" w:rsidRDefault="00EA133B" w:rsidP="00EA133B">
      <w:pPr>
        <w:pStyle w:val="2"/>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EA133B" w:rsidRDefault="00EA133B" w:rsidP="00EA133B">
      <w:pPr>
        <w:rPr>
          <w:rFonts w:asciiTheme="minorBidi" w:hAnsiTheme="minorBidi" w:cstheme="minorBidi"/>
          <w:noProof/>
          <w:sz w:val="20"/>
          <w:szCs w:val="20"/>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rPrChange w:id="122" w:author="Bollard Practice1" w:date="2024-11-07T11:01:00Z">
            <w:rPr>
              <w:rFonts w:asciiTheme="minorBidi" w:eastAsiaTheme="majorEastAsia" w:hAnsiTheme="minorBidi" w:cstheme="minorBidi"/>
              <w:b/>
              <w:bCs/>
              <w:noProof/>
              <w:color w:val="4F81BD" w:themeColor="accent1"/>
              <w:sz w:val="26"/>
              <w:szCs w:val="26"/>
            </w:rPr>
          </w:rPrChange>
        </w:rPr>
      </w:pPr>
      <w:bookmarkStart w:id="123" w:name="_Toc398734792"/>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rPrChange w:id="124" w:author="Bollard Practice1" w:date="2024-11-07T11:01:00Z">
            <w:rPr>
              <w:rFonts w:asciiTheme="minorBidi" w:eastAsiaTheme="majorEastAsia" w:hAnsiTheme="minorBidi" w:cstheme="minorBidi"/>
              <w:b/>
              <w:bCs/>
              <w:noProof/>
              <w:color w:val="4F81BD" w:themeColor="accent1"/>
              <w:sz w:val="26"/>
              <w:szCs w:val="26"/>
            </w:rPr>
          </w:rPrChange>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rPrChange w:id="125" w:author="Bollard Practice1" w:date="2024-11-07T11:01:00Z">
            <w:rPr>
              <w:rFonts w:asciiTheme="minorBidi" w:eastAsiaTheme="majorEastAsia" w:hAnsiTheme="minorBidi" w:cstheme="minorBidi"/>
              <w:b/>
              <w:bCs/>
              <w:noProof/>
              <w:color w:val="4F81BD" w:themeColor="accent1"/>
              <w:sz w:val="26"/>
              <w:szCs w:val="26"/>
            </w:rPr>
          </w:rPrChange>
        </w:rPr>
      </w:pPr>
    </w:p>
    <w:p w:rsidR="00EA133B" w:rsidRPr="00D8337B" w:rsidRDefault="00EA133B" w:rsidP="00EA133B">
      <w:pPr>
        <w:pStyle w:val="1"/>
        <w:rPr>
          <w:rFonts w:asciiTheme="minorBidi" w:hAnsiTheme="minorBidi" w:cstheme="minorBidi"/>
          <w:noProof/>
          <w:color w:val="008E85"/>
          <w:sz w:val="72"/>
          <w:szCs w:val="96"/>
          <w:rPrChange w:id="126" w:author="Bollard Practice1" w:date="2024-11-07T11:01:00Z">
            <w:rPr>
              <w:rFonts w:asciiTheme="minorBidi" w:hAnsiTheme="minorBidi" w:cstheme="minorBidi"/>
              <w:noProof/>
              <w:sz w:val="72"/>
              <w:szCs w:val="96"/>
            </w:rPr>
          </w:rPrChange>
        </w:rPr>
      </w:pPr>
      <w:bookmarkStart w:id="127" w:name="_Toc485894142"/>
      <w:bookmarkStart w:id="128" w:name="_Toc398734791"/>
      <w:r w:rsidRPr="00D8337B">
        <w:rPr>
          <w:rFonts w:asciiTheme="minorBidi" w:hAnsiTheme="minorBidi" w:cstheme="minorBidi"/>
          <w:noProof/>
          <w:color w:val="008E85"/>
          <w:sz w:val="72"/>
          <w:szCs w:val="96"/>
          <w:lang w:val="ru"/>
          <w:rPrChange w:id="129" w:author="Bollard Practice1" w:date="2024-11-07T11:01:00Z">
            <w:rPr>
              <w:rFonts w:asciiTheme="minorBidi" w:hAnsiTheme="minorBidi" w:cstheme="minorBidi"/>
              <w:noProof/>
              <w:sz w:val="72"/>
              <w:szCs w:val="96"/>
              <w:lang w:val="ru"/>
            </w:rPr>
          </w:rPrChange>
        </w:rPr>
        <w:t>Оперативный журнал регистрации чрезвычайных ситуаций</w:t>
      </w:r>
      <w:bookmarkEnd w:id="127"/>
      <w:r w:rsidRPr="00D8337B">
        <w:rPr>
          <w:rFonts w:asciiTheme="minorBidi" w:hAnsiTheme="minorBidi" w:cstheme="minorBidi"/>
          <w:noProof/>
          <w:color w:val="008E85"/>
          <w:sz w:val="72"/>
          <w:szCs w:val="96"/>
          <w:lang w:val="ru"/>
          <w:rPrChange w:id="130" w:author="Bollard Practice1" w:date="2024-11-07T11:01:00Z">
            <w:rPr>
              <w:rFonts w:asciiTheme="minorBidi" w:hAnsiTheme="minorBidi" w:cstheme="minorBidi"/>
              <w:noProof/>
              <w:sz w:val="72"/>
              <w:szCs w:val="96"/>
              <w:lang w:val="ru"/>
            </w:rPr>
          </w:rPrChange>
        </w:rPr>
        <w:t xml:space="preserve"> </w:t>
      </w:r>
      <w:bookmarkEnd w:id="128"/>
    </w:p>
    <w:p w:rsidR="00EA133B" w:rsidRPr="00D8337B" w:rsidRDefault="00EA133B" w:rsidP="00EA133B">
      <w:pPr>
        <w:keepNext/>
        <w:keepLines/>
        <w:spacing w:before="480" w:after="0"/>
        <w:outlineLvl w:val="0"/>
        <w:rPr>
          <w:rFonts w:asciiTheme="minorBidi" w:eastAsiaTheme="majorEastAsia" w:hAnsiTheme="minorBidi" w:cstheme="minorBidi"/>
          <w:b/>
          <w:bCs/>
          <w:noProof/>
          <w:color w:val="008E85"/>
          <w:rPrChange w:id="131" w:author="Bollard Practice1" w:date="2024-11-07T11:01:00Z">
            <w:rPr>
              <w:rFonts w:asciiTheme="minorBidi" w:eastAsiaTheme="majorEastAsia" w:hAnsiTheme="minorBidi" w:cstheme="minorBidi"/>
              <w:b/>
              <w:bCs/>
              <w:noProof/>
              <w:color w:val="365F91" w:themeColor="accent1" w:themeShade="BF"/>
            </w:rPr>
          </w:rPrChange>
        </w:rPr>
      </w:pPr>
    </w:p>
    <w:p w:rsidR="00EA133B" w:rsidRPr="00D8337B" w:rsidRDefault="00EA133B" w:rsidP="00EA133B">
      <w:pPr>
        <w:keepNext/>
        <w:keepLines/>
        <w:spacing w:before="480" w:after="0"/>
        <w:outlineLvl w:val="0"/>
        <w:rPr>
          <w:rFonts w:asciiTheme="minorBidi" w:eastAsiaTheme="majorEastAsia" w:hAnsiTheme="minorBidi" w:cstheme="minorBidi"/>
          <w:b/>
          <w:bCs/>
          <w:noProof/>
          <w:color w:val="008E85"/>
          <w:rPrChange w:id="132" w:author="Bollard Practice1" w:date="2024-11-07T11:01:00Z">
            <w:rPr>
              <w:rFonts w:asciiTheme="minorBidi" w:eastAsiaTheme="majorEastAsia" w:hAnsiTheme="minorBidi" w:cstheme="minorBidi"/>
              <w:b/>
              <w:bCs/>
              <w:noProof/>
              <w:color w:val="365F91" w:themeColor="accent1" w:themeShade="BF"/>
            </w:rPr>
          </w:rPrChange>
        </w:rPr>
      </w:pPr>
    </w:p>
    <w:p w:rsidR="00EA133B" w:rsidRPr="00EA133B" w:rsidRDefault="00D772FD" w:rsidP="00EA133B">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pict>
          <v:line id="Straight Connector 1" o:spid="_x0000_s1035"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1.75pt,14pt" to="30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" strokecolor="#4a7ebb"/>
        </w:pict>
      </w:r>
      <w:r w:rsidR="00EA133B">
        <w:rPr>
          <w:rFonts w:asciiTheme="minorBidi" w:hAnsiTheme="minorBidi" w:cstheme="minorBidi"/>
          <w:noProof/>
          <w:sz w:val="28"/>
          <w:szCs w:val="28"/>
          <w:lang w:val="ru"/>
        </w:rPr>
        <w:t>Название судна:</w:t>
      </w:r>
      <w:r w:rsidR="00EA133B">
        <w:rPr>
          <w:rFonts w:asciiTheme="minorBidi" w:hAnsiTheme="minorBidi" w:cstheme="minorBidi"/>
          <w:noProof/>
          <w:sz w:val="28"/>
          <w:szCs w:val="28"/>
          <w:lang w:val="ru"/>
        </w:rPr>
        <w:tab/>
      </w:r>
    </w:p>
    <w:p w:rsidR="00EA133B" w:rsidRPr="00EA133B" w:rsidRDefault="00D772FD" w:rsidP="00EA133B">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pict>
          <v:line id="Straight Connector 3" o:spid="_x0000_s1034"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1.5pt,14.85pt" to="301.2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" strokecolor="#4a7ebb"/>
        </w:pict>
      </w:r>
      <w:r w:rsidR="00EA133B">
        <w:rPr>
          <w:rFonts w:asciiTheme="minorBidi" w:hAnsiTheme="minorBidi" w:cstheme="minorBidi"/>
          <w:noProof/>
          <w:sz w:val="28"/>
          <w:szCs w:val="28"/>
          <w:lang w:val="ru"/>
        </w:rPr>
        <w:t>Описание происшествия:</w:t>
      </w:r>
      <w:r w:rsidR="00EA133B">
        <w:rPr>
          <w:rFonts w:asciiTheme="minorBidi" w:hAnsiTheme="minorBidi" w:cstheme="minorBidi"/>
          <w:noProof/>
          <w:sz w:val="28"/>
          <w:szCs w:val="28"/>
          <w:lang w:val="ru"/>
        </w:rPr>
        <w:tab/>
      </w:r>
    </w:p>
    <w:p w:rsidR="00EA133B" w:rsidRPr="00EA133B" w:rsidRDefault="00EA133B" w:rsidP="00EA133B">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t>Сценарий учений:</w:t>
      </w:r>
      <w:r>
        <w:rPr>
          <w:rFonts w:asciiTheme="minorBidi" w:hAnsiTheme="minorBidi" w:cstheme="minorBidi"/>
          <w:noProof/>
          <w:sz w:val="28"/>
          <w:szCs w:val="28"/>
          <w:lang w:val="ru"/>
        </w:rPr>
        <w:tab/>
        <w:t>ДА / НЕТ</w:t>
      </w:r>
      <w:r>
        <w:rPr>
          <w:rFonts w:asciiTheme="minorBidi" w:hAnsiTheme="minorBidi" w:cstheme="minorBidi"/>
          <w:noProof/>
          <w:sz w:val="28"/>
          <w:szCs w:val="28"/>
          <w:lang w:val="ru"/>
        </w:rPr>
        <w:tab/>
      </w:r>
    </w:p>
    <w:p w:rsidR="00161669" w:rsidRDefault="00D772FD" w:rsidP="00161669">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pict>
          <v:line id="Straight Connector 9" o:spid="_x0000_s1033"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41.5pt,17.05pt" to="301.2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" strokecolor="#4a7ebb"/>
        </w:pict>
      </w:r>
      <w:r w:rsidR="00EA133B">
        <w:rPr>
          <w:rFonts w:asciiTheme="minorBidi" w:hAnsiTheme="minorBidi" w:cstheme="minorBidi"/>
          <w:noProof/>
          <w:sz w:val="28"/>
          <w:szCs w:val="28"/>
          <w:lang w:val="ru"/>
        </w:rPr>
        <w:t>Дата / Время начала:</w:t>
      </w:r>
      <w:r w:rsidR="00EA133B">
        <w:rPr>
          <w:rFonts w:asciiTheme="minorBidi" w:hAnsiTheme="minorBidi" w:cstheme="minorBidi"/>
          <w:noProof/>
          <w:sz w:val="28"/>
          <w:szCs w:val="28"/>
          <w:lang w:val="ru"/>
        </w:rPr>
        <w:tab/>
      </w:r>
      <w:bookmarkStart w:id="133" w:name="_Toc485894143"/>
    </w:p>
    <w:p w:rsidR="00EA133B" w:rsidRPr="00161669" w:rsidRDefault="00D772FD" w:rsidP="00161669">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pict>
          <v:line id="Straight Connector 10" o:spid="_x0000_s1032"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41.5pt,15.9pt" to="301.2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" strokecolor="#4a7ebb"/>
        </w:pict>
      </w:r>
      <w:r w:rsidR="00EA133B">
        <w:rPr>
          <w:rFonts w:asciiTheme="minorBidi" w:hAnsiTheme="minorBidi" w:cstheme="minorBidi"/>
          <w:noProof/>
          <w:sz w:val="28"/>
          <w:szCs w:val="28"/>
          <w:lang w:val="ru"/>
        </w:rPr>
        <w:t>Дата / Время окончания:</w:t>
      </w:r>
      <w:bookmarkEnd w:id="133"/>
    </w:p>
    <w:p w:rsidR="00EA133B" w:rsidRPr="00EA133B" w:rsidRDefault="00EA133B" w:rsidP="00EA133B">
      <w:pPr>
        <w:keepNext/>
        <w:keepLines/>
        <w:spacing w:before="480" w:after="0"/>
        <w:outlineLvl w:val="0"/>
        <w:rPr>
          <w:rFonts w:asciiTheme="minorBidi" w:eastAsiaTheme="majorEastAsia" w:hAnsiTheme="minorBidi" w:cstheme="minorBidi"/>
          <w:b/>
          <w:bCs/>
          <w:noProof/>
          <w:sz w:val="28"/>
          <w:szCs w:val="28"/>
        </w:rPr>
      </w:pPr>
    </w:p>
    <w:p w:rsidR="00161669" w:rsidRDefault="00161669">
      <w:pPr>
        <w:rPr>
          <w:rFonts w:asciiTheme="minorBidi" w:eastAsiaTheme="majorEastAsia" w:hAnsiTheme="minorBidi" w:cstheme="minorBidi"/>
          <w:b/>
          <w:bCs/>
          <w:noProof/>
          <w:sz w:val="28"/>
          <w:szCs w:val="28"/>
        </w:rPr>
      </w:pPr>
      <w:r>
        <w:rPr>
          <w:rFonts w:asciiTheme="minorBidi" w:eastAsiaTheme="majorEastAsia" w:hAnsiTheme="minorBidi" w:cstheme="minorBidi"/>
          <w:b/>
          <w:bCs/>
          <w:noProof/>
          <w:sz w:val="28"/>
          <w:szCs w:val="28"/>
        </w:rPr>
        <w:br w:type="page"/>
      </w:r>
    </w:p>
    <w:p w:rsidR="00EA133B" w:rsidRPr="008379ED" w:rsidRDefault="00EA133B" w:rsidP="00EA133B">
      <w:pPr>
        <w:keepNext/>
        <w:keepLines/>
        <w:spacing w:before="480" w:after="0"/>
        <w:outlineLvl w:val="0"/>
        <w:rPr>
          <w:rFonts w:asciiTheme="minorBidi" w:eastAsiaTheme="majorEastAsia" w:hAnsiTheme="minorBidi" w:cstheme="minorBidi"/>
          <w:b/>
          <w:bCs/>
          <w:noProof/>
          <w:sz w:val="28"/>
          <w:szCs w:val="28"/>
          <w:lang w:val="ru-RU"/>
        </w:rPr>
      </w:pPr>
      <w:bookmarkStart w:id="134" w:name="_Toc485894144"/>
      <w:r>
        <w:rPr>
          <w:rFonts w:asciiTheme="minorBidi" w:eastAsiaTheme="majorEastAsia" w:hAnsiTheme="minorBidi" w:cstheme="minorBidi"/>
          <w:b/>
          <w:bCs/>
          <w:noProof/>
          <w:sz w:val="28"/>
          <w:szCs w:val="28"/>
          <w:lang w:val="ru"/>
        </w:rPr>
        <w:lastRenderedPageBreak/>
        <w:t>Опросник оповещения в случае чрезвычайной ситуации</w:t>
      </w:r>
      <w:bookmarkEnd w:id="123"/>
      <w:r>
        <w:rPr>
          <w:rFonts w:asciiTheme="minorBidi" w:eastAsiaTheme="majorEastAsia" w:hAnsiTheme="minorBidi" w:cstheme="minorBidi"/>
          <w:b/>
          <w:bCs/>
          <w:noProof/>
          <w:sz w:val="28"/>
          <w:szCs w:val="28"/>
          <w:lang w:val="ru"/>
        </w:rPr>
        <w:t xml:space="preserve"> (следующие страницы)</w:t>
      </w:r>
      <w:bookmarkEnd w:id="134"/>
    </w:p>
    <w:p w:rsidR="00EA133B" w:rsidRPr="008379ED" w:rsidRDefault="00EA133B" w:rsidP="00EA133B">
      <w:pPr>
        <w:rPr>
          <w:rFonts w:asciiTheme="minorBidi" w:hAnsiTheme="minorBidi" w:cstheme="minorBidi"/>
          <w:noProof/>
          <w:lang w:val="ru-RU"/>
        </w:rPr>
      </w:pPr>
      <w:r>
        <w:rPr>
          <w:rFonts w:asciiTheme="minorBidi" w:hAnsiTheme="minorBidi" w:cstheme="minorBidi"/>
          <w:noProof/>
          <w:lang w:val="ru"/>
        </w:rPr>
        <w:t>Что сообщать при звонке на круглосуточный экстренный номер региональной организации</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35" w:author="Bollard Practice1" w:date="2024-11-07T11:01:00Z">
            <w:rPr>
              <w:rFonts w:asciiTheme="minorBidi" w:eastAsiaTheme="majorEastAsia" w:hAnsiTheme="minorBidi" w:cstheme="minorBidi"/>
              <w:b/>
              <w:bCs/>
              <w:noProof/>
              <w:color w:val="2414F8"/>
              <w:sz w:val="26"/>
              <w:szCs w:val="26"/>
              <w:lang w:val="ru-RU"/>
            </w:rPr>
          </w:rPrChange>
        </w:rPr>
      </w:pPr>
      <w:bookmarkStart w:id="136" w:name="_Toc398734793"/>
      <w:bookmarkStart w:id="137" w:name="_Toc485894145"/>
      <w:r w:rsidRPr="00D8337B">
        <w:rPr>
          <w:rFonts w:asciiTheme="minorBidi" w:eastAsiaTheme="majorEastAsia" w:hAnsiTheme="minorBidi" w:cstheme="minorBidi"/>
          <w:b/>
          <w:bCs/>
          <w:noProof/>
          <w:color w:val="008E85"/>
          <w:sz w:val="26"/>
          <w:szCs w:val="26"/>
          <w:lang w:val="ru"/>
          <w:rPrChange w:id="138" w:author="Bollard Practice1" w:date="2024-11-07T11:01:00Z">
            <w:rPr>
              <w:rFonts w:asciiTheme="minorBidi" w:eastAsiaTheme="majorEastAsia" w:hAnsiTheme="minorBidi" w:cstheme="minorBidi"/>
              <w:b/>
              <w:bCs/>
              <w:noProof/>
              <w:color w:val="2414F8"/>
              <w:sz w:val="26"/>
              <w:szCs w:val="26"/>
              <w:lang w:val="ru"/>
            </w:rPr>
          </w:rPrChange>
        </w:rPr>
        <w:t>Общие положения</w:t>
      </w:r>
      <w:bookmarkEnd w:id="136"/>
      <w:bookmarkEnd w:id="137"/>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Название судна и имя лица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Дата и время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Местное время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Местоположение / Порт</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Расстояние от порта убежища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Характер чрезвычайной ситуации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Степень ущерба / травм</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Причина и воздействие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Существование опасности или убытков</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Потенциальный риск / опасность</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Погодные условия / волнение моря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Необходима помощь</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Общее состояние экипажа / судна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С кем была установлена связь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Контактные данные судна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Следующий сеанс связи (максимум через 30 мин. или после каких-либо изменений)</w:t>
      </w:r>
    </w:p>
    <w:p w:rsidR="00EA133B" w:rsidRPr="008379ED" w:rsidRDefault="00EA133B" w:rsidP="00EA133B">
      <w:pPr>
        <w:rPr>
          <w:rFonts w:asciiTheme="minorBidi" w:hAnsiTheme="minorBidi" w:cstheme="minorBidi"/>
          <w:b/>
          <w:bCs/>
          <w:noProof/>
          <w:lang w:val="ru-RU"/>
        </w:rPr>
      </w:pPr>
      <w:r>
        <w:rPr>
          <w:rFonts w:asciiTheme="minorBidi" w:hAnsiTheme="minorBidi" w:cstheme="minorBidi"/>
          <w:b/>
          <w:bCs/>
          <w:noProof/>
          <w:lang w:val="ru"/>
        </w:rPr>
        <w:t>ПРОДОЛЖЕНИЕ РАЗДЕЛА ОБ ОСОБОЙ ИНФОРМАЦИИ В ЧРЕЗВЫЧАЙНЫХ СИТУАЦИЯХ НА СЛЕДУЮЩИХ СТРАНИЦАХ</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39" w:author="Bollard Practice1" w:date="2024-11-07T11:01:00Z">
            <w:rPr>
              <w:rFonts w:asciiTheme="minorBidi" w:eastAsiaTheme="majorEastAsia" w:hAnsiTheme="minorBidi" w:cstheme="minorBidi"/>
              <w:b/>
              <w:bCs/>
              <w:noProof/>
              <w:color w:val="2414F8"/>
              <w:sz w:val="26"/>
              <w:szCs w:val="26"/>
              <w:lang w:val="ru-RU"/>
            </w:rPr>
          </w:rPrChange>
        </w:rPr>
      </w:pPr>
      <w:bookmarkStart w:id="140" w:name="_Toc398734802"/>
      <w:bookmarkStart w:id="141" w:name="_Toc485894146"/>
      <w:r w:rsidRPr="00D8337B">
        <w:rPr>
          <w:rFonts w:asciiTheme="minorBidi" w:eastAsiaTheme="majorEastAsia" w:hAnsiTheme="minorBidi" w:cstheme="minorBidi"/>
          <w:b/>
          <w:bCs/>
          <w:noProof/>
          <w:color w:val="008E85"/>
          <w:sz w:val="26"/>
          <w:szCs w:val="26"/>
          <w:lang w:val="ru"/>
          <w:rPrChange w:id="142" w:author="Bollard Practice1" w:date="2024-11-07T11:01:00Z">
            <w:rPr>
              <w:rFonts w:asciiTheme="minorBidi" w:eastAsiaTheme="majorEastAsia" w:hAnsiTheme="minorBidi" w:cstheme="minorBidi"/>
              <w:b/>
              <w:bCs/>
              <w:noProof/>
              <w:color w:val="2414F8"/>
              <w:sz w:val="26"/>
              <w:szCs w:val="26"/>
              <w:lang w:val="ru"/>
            </w:rPr>
          </w:rPrChange>
        </w:rPr>
        <w:t>Смертельный случай</w:t>
      </w:r>
      <w:bookmarkEnd w:id="140"/>
      <w:r w:rsidRPr="00D8337B">
        <w:rPr>
          <w:rFonts w:asciiTheme="minorBidi" w:eastAsiaTheme="majorEastAsia" w:hAnsiTheme="minorBidi" w:cstheme="minorBidi"/>
          <w:b/>
          <w:bCs/>
          <w:noProof/>
          <w:color w:val="008E85"/>
          <w:sz w:val="26"/>
          <w:szCs w:val="26"/>
          <w:lang w:val="ru"/>
          <w:rPrChange w:id="143" w:author="Bollard Practice1" w:date="2024-11-07T11:01:00Z">
            <w:rPr>
              <w:rFonts w:asciiTheme="minorBidi" w:eastAsiaTheme="majorEastAsia" w:hAnsiTheme="minorBidi" w:cstheme="minorBidi"/>
              <w:b/>
              <w:bCs/>
              <w:noProof/>
              <w:color w:val="2414F8"/>
              <w:sz w:val="26"/>
              <w:szCs w:val="26"/>
              <w:lang w:val="ru"/>
            </w:rPr>
          </w:rPrChange>
        </w:rPr>
        <w:t xml:space="preserve"> / Серьезная травма / Болезнь</w:t>
      </w:r>
      <w:bookmarkEnd w:id="141"/>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Имя и звание пострадавшего лица (ПЛ)?</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Тип травмы?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Предоставлена медицинская помощь?</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Получена медицинская консультация по радио?</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lastRenderedPageBreak/>
        <w:t>ПЛ направлено к врачу / в больницу?</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Вызвана скорая помощь?</w:t>
      </w:r>
    </w:p>
    <w:p w:rsidR="00EA133B" w:rsidRPr="008379ED" w:rsidRDefault="00EA133B" w:rsidP="00EA133B">
      <w:pPr>
        <w:rPr>
          <w:rFonts w:asciiTheme="minorBidi" w:hAnsiTheme="minorBidi" w:cstheme="minorBidi"/>
          <w:noProof/>
          <w:lang w:val="ru-RU"/>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44" w:author="Bollard Practice1" w:date="2024-11-07T11:01:00Z">
            <w:rPr>
              <w:rFonts w:asciiTheme="minorBidi" w:eastAsiaTheme="majorEastAsia" w:hAnsiTheme="minorBidi" w:cstheme="minorBidi"/>
              <w:b/>
              <w:bCs/>
              <w:noProof/>
              <w:color w:val="2414F8"/>
              <w:sz w:val="26"/>
              <w:szCs w:val="26"/>
              <w:lang w:val="ru-RU"/>
            </w:rPr>
          </w:rPrChange>
        </w:rPr>
      </w:pPr>
      <w:bookmarkStart w:id="145" w:name="_Toc485894147"/>
      <w:bookmarkStart w:id="146" w:name="_Toc398734803"/>
      <w:r w:rsidRPr="00D8337B">
        <w:rPr>
          <w:rFonts w:asciiTheme="minorBidi" w:eastAsiaTheme="majorEastAsia" w:hAnsiTheme="minorBidi" w:cstheme="minorBidi"/>
          <w:b/>
          <w:bCs/>
          <w:noProof/>
          <w:color w:val="008E85"/>
          <w:sz w:val="26"/>
          <w:szCs w:val="26"/>
          <w:lang w:val="ru"/>
          <w:rPrChange w:id="147" w:author="Bollard Practice1" w:date="2024-11-07T11:01:00Z">
            <w:rPr>
              <w:rFonts w:asciiTheme="minorBidi" w:eastAsiaTheme="majorEastAsia" w:hAnsiTheme="minorBidi" w:cstheme="minorBidi"/>
              <w:b/>
              <w:bCs/>
              <w:noProof/>
              <w:color w:val="2414F8"/>
              <w:sz w:val="26"/>
              <w:szCs w:val="26"/>
              <w:lang w:val="ru"/>
            </w:rPr>
          </w:rPrChange>
        </w:rPr>
        <w:t>Человек за бортом / Пропавший без вести член экипажа</w:t>
      </w:r>
      <w:bookmarkEnd w:id="145"/>
      <w:r w:rsidRPr="00D8337B">
        <w:rPr>
          <w:rFonts w:asciiTheme="minorBidi" w:eastAsiaTheme="majorEastAsia" w:hAnsiTheme="minorBidi" w:cstheme="minorBidi"/>
          <w:b/>
          <w:bCs/>
          <w:noProof/>
          <w:color w:val="008E85"/>
          <w:sz w:val="26"/>
          <w:szCs w:val="26"/>
          <w:lang w:val="ru"/>
          <w:rPrChange w:id="148" w:author="Bollard Practice1" w:date="2024-11-07T11:01:00Z">
            <w:rPr>
              <w:rFonts w:asciiTheme="minorBidi" w:eastAsiaTheme="majorEastAsia" w:hAnsiTheme="minorBidi" w:cstheme="minorBidi"/>
              <w:b/>
              <w:bCs/>
              <w:noProof/>
              <w:color w:val="2414F8"/>
              <w:sz w:val="26"/>
              <w:szCs w:val="26"/>
              <w:lang w:val="ru"/>
            </w:rPr>
          </w:rPrChange>
        </w:rPr>
        <w:t xml:space="preserve"> </w:t>
      </w:r>
      <w:bookmarkEnd w:id="146"/>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Имя и звание?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Когда была обнаружена пропажа человека?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Возможное положение человека за бортом?</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Погодные условия и волнение моря?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Дан сигнал бедствия? Когда?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Поисково-спасательные работы начаты?   Когда?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Другие суда поблизости / оказывают содействие?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Названия других судов?</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Проинформированы центр координации спасательных операций / береговая охрана (получен ответ?)?</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Дозорные на местах?</w:t>
      </w:r>
    </w:p>
    <w:p w:rsidR="00EA133B" w:rsidRPr="008379ED" w:rsidRDefault="00EA133B" w:rsidP="00EA133B">
      <w:pPr>
        <w:rPr>
          <w:rFonts w:asciiTheme="minorBidi" w:hAnsiTheme="minorBidi" w:cstheme="minorBidi"/>
          <w:noProof/>
          <w:lang w:val="ru-RU"/>
        </w:rPr>
      </w:pPr>
    </w:p>
    <w:p w:rsidR="00EA133B" w:rsidRPr="008379ED" w:rsidRDefault="00EA133B" w:rsidP="00EA133B">
      <w:pPr>
        <w:rPr>
          <w:rFonts w:asciiTheme="minorBidi" w:hAnsiTheme="minorBidi" w:cstheme="minorBidi"/>
          <w:noProof/>
          <w:lang w:val="ru-RU"/>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49" w:author="Bollard Practice1" w:date="2024-11-07T11:01:00Z">
            <w:rPr>
              <w:rFonts w:asciiTheme="minorBidi" w:eastAsiaTheme="majorEastAsia" w:hAnsiTheme="minorBidi" w:cstheme="minorBidi"/>
              <w:b/>
              <w:bCs/>
              <w:noProof/>
              <w:color w:val="2414F8"/>
              <w:sz w:val="26"/>
              <w:szCs w:val="26"/>
              <w:lang w:val="ru-RU"/>
            </w:rPr>
          </w:rPrChange>
        </w:rPr>
      </w:pPr>
      <w:bookmarkStart w:id="150" w:name="_Toc398734801"/>
      <w:bookmarkStart w:id="151" w:name="_Toc485894148"/>
      <w:r w:rsidRPr="00D8337B">
        <w:rPr>
          <w:rFonts w:asciiTheme="minorBidi" w:eastAsiaTheme="majorEastAsia" w:hAnsiTheme="minorBidi" w:cstheme="minorBidi"/>
          <w:b/>
          <w:bCs/>
          <w:noProof/>
          <w:color w:val="008E85"/>
          <w:sz w:val="26"/>
          <w:szCs w:val="26"/>
          <w:lang w:val="ru"/>
          <w:rPrChange w:id="152" w:author="Bollard Practice1" w:date="2024-11-07T11:01:00Z">
            <w:rPr>
              <w:rFonts w:asciiTheme="minorBidi" w:eastAsiaTheme="majorEastAsia" w:hAnsiTheme="minorBidi" w:cstheme="minorBidi"/>
              <w:b/>
              <w:bCs/>
              <w:noProof/>
              <w:color w:val="2414F8"/>
              <w:sz w:val="26"/>
              <w:szCs w:val="26"/>
              <w:lang w:val="ru"/>
            </w:rPr>
          </w:rPrChange>
        </w:rPr>
        <w:t>Загрязнение</w:t>
      </w:r>
      <w:bookmarkEnd w:id="150"/>
      <w:bookmarkEnd w:id="151"/>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Местоположение / объект?</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Тип загрязнения (мазут, судовое дизтопливо, газойль, смазочное масло, сточные воды)?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Источник и происхождение?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Участвует другое судно / баржа?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Течь остановлена?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Оценка количества розлива?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Задействованы процедуры судового плана чрезвычайных мер по борьбе с загрязнением нефтью (SOPEP)? Используются материалы SOPEP?</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Поставлены в известность власти?</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lastRenderedPageBreak/>
        <w:t>Требуется / вызвана организация по ликвидации разливов нефти (OSRO)?</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53" w:author="Bollard Practice1" w:date="2024-11-07T11:01:00Z">
            <w:rPr>
              <w:rFonts w:asciiTheme="minorBidi" w:eastAsiaTheme="majorEastAsia" w:hAnsiTheme="minorBidi" w:cstheme="minorBidi"/>
              <w:b/>
              <w:bCs/>
              <w:noProof/>
              <w:color w:val="2414F8"/>
              <w:sz w:val="26"/>
              <w:szCs w:val="26"/>
              <w:lang w:val="ru-RU"/>
            </w:rPr>
          </w:rPrChange>
        </w:rPr>
      </w:pPr>
      <w:bookmarkStart w:id="154" w:name="_Toc398734797"/>
      <w:bookmarkStart w:id="155" w:name="_Toc485894149"/>
      <w:r w:rsidRPr="00D8337B">
        <w:rPr>
          <w:rFonts w:asciiTheme="minorBidi" w:eastAsiaTheme="majorEastAsia" w:hAnsiTheme="minorBidi" w:cstheme="minorBidi"/>
          <w:b/>
          <w:bCs/>
          <w:noProof/>
          <w:color w:val="008E85"/>
          <w:sz w:val="26"/>
          <w:szCs w:val="26"/>
          <w:lang w:val="ru"/>
          <w:rPrChange w:id="156" w:author="Bollard Practice1" w:date="2024-11-07T11:01:00Z">
            <w:rPr>
              <w:rFonts w:asciiTheme="minorBidi" w:eastAsiaTheme="majorEastAsia" w:hAnsiTheme="minorBidi" w:cstheme="minorBidi"/>
              <w:b/>
              <w:bCs/>
              <w:noProof/>
              <w:color w:val="2414F8"/>
              <w:sz w:val="26"/>
              <w:szCs w:val="26"/>
              <w:lang w:val="ru"/>
            </w:rPr>
          </w:rPrChange>
        </w:rPr>
        <w:t>Пожар</w:t>
      </w:r>
      <w:bookmarkEnd w:id="154"/>
      <w:bookmarkEnd w:id="155"/>
    </w:p>
    <w:p w:rsidR="00EA133B" w:rsidRPr="00D8337B" w:rsidRDefault="00EA133B" w:rsidP="00EA133B">
      <w:pPr>
        <w:keepNext/>
        <w:keepLines/>
        <w:spacing w:before="40" w:after="0"/>
        <w:outlineLvl w:val="2"/>
        <w:rPr>
          <w:rFonts w:asciiTheme="minorBidi" w:eastAsiaTheme="majorEastAsia" w:hAnsiTheme="minorBidi" w:cstheme="minorBidi"/>
          <w:noProof/>
          <w:color w:val="008E85"/>
          <w:sz w:val="24"/>
          <w:szCs w:val="24"/>
          <w:lang w:val="ru-RU"/>
          <w:rPrChange w:id="157" w:author="Bollard Practice1" w:date="2024-11-07T11:01:00Z">
            <w:rPr>
              <w:rFonts w:asciiTheme="minorBidi" w:eastAsiaTheme="majorEastAsia" w:hAnsiTheme="minorBidi" w:cstheme="minorBidi"/>
              <w:noProof/>
              <w:color w:val="2414F8"/>
              <w:sz w:val="24"/>
              <w:szCs w:val="24"/>
              <w:lang w:val="ru-RU"/>
            </w:rPr>
          </w:rPrChange>
        </w:rPr>
      </w:pPr>
      <w:bookmarkStart w:id="158" w:name="_Toc398734798"/>
      <w:bookmarkStart w:id="159" w:name="_Toc485894150"/>
      <w:r w:rsidRPr="00D8337B">
        <w:rPr>
          <w:rFonts w:asciiTheme="minorBidi" w:eastAsiaTheme="majorEastAsia" w:hAnsiTheme="minorBidi" w:cstheme="minorBidi"/>
          <w:noProof/>
          <w:color w:val="008E85"/>
          <w:sz w:val="24"/>
          <w:szCs w:val="24"/>
          <w:lang w:val="ru"/>
          <w:rPrChange w:id="160" w:author="Bollard Practice1" w:date="2024-11-07T11:01:00Z">
            <w:rPr>
              <w:rFonts w:asciiTheme="minorBidi" w:eastAsiaTheme="majorEastAsia" w:hAnsiTheme="minorBidi" w:cstheme="minorBidi"/>
              <w:noProof/>
              <w:color w:val="2414F8"/>
              <w:sz w:val="24"/>
              <w:szCs w:val="24"/>
              <w:lang w:val="ru"/>
            </w:rPr>
          </w:rPrChange>
        </w:rPr>
        <w:t>ПОЖАР В</w:t>
      </w:r>
      <w:bookmarkEnd w:id="158"/>
      <w:r w:rsidRPr="00D8337B">
        <w:rPr>
          <w:rFonts w:asciiTheme="minorBidi" w:eastAsiaTheme="majorEastAsia" w:hAnsiTheme="minorBidi" w:cstheme="minorBidi"/>
          <w:noProof/>
          <w:color w:val="008E85"/>
          <w:sz w:val="24"/>
          <w:szCs w:val="24"/>
          <w:lang w:val="ru"/>
          <w:rPrChange w:id="161" w:author="Bollard Practice1" w:date="2024-11-07T11:01:00Z">
            <w:rPr>
              <w:rFonts w:asciiTheme="minorBidi" w:eastAsiaTheme="majorEastAsia" w:hAnsiTheme="minorBidi" w:cstheme="minorBidi"/>
              <w:noProof/>
              <w:color w:val="2414F8"/>
              <w:sz w:val="24"/>
              <w:szCs w:val="24"/>
              <w:lang w:val="ru"/>
            </w:rPr>
          </w:rPrChange>
        </w:rPr>
        <w:t xml:space="preserve"> МАШИННОМ ОТДЕЛЕНИИ</w:t>
      </w:r>
      <w:bookmarkEnd w:id="159"/>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ли пропавшие без вести / пострадавшие?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Закрыты быстрозапорные клапаны?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Закрыты пожарные клапаны?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Выброс CO2 / FM-200 / Novec 1230?</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риск возгорания жилых помещений / груза?</w:t>
      </w:r>
    </w:p>
    <w:p w:rsidR="00EA133B" w:rsidRPr="008379ED" w:rsidRDefault="00EA133B" w:rsidP="00EA133B">
      <w:pPr>
        <w:pBdr>
          <w:top w:val="single" w:sz="4" w:space="1" w:color="auto"/>
          <w:bottom w:val="single" w:sz="4" w:space="1" w:color="auto"/>
        </w:pBdr>
        <w:rPr>
          <w:rFonts w:asciiTheme="minorBidi" w:hAnsiTheme="minorBidi" w:cstheme="minorBidi"/>
          <w:noProof/>
          <w:lang w:val="ru-RU"/>
        </w:rPr>
      </w:pPr>
      <w:r>
        <w:rPr>
          <w:rFonts w:asciiTheme="minorBidi" w:hAnsiTheme="minorBidi" w:cstheme="minorBidi"/>
          <w:noProof/>
          <w:lang w:val="ru"/>
        </w:rPr>
        <w:t>Контурное охлаждение?</w:t>
      </w:r>
    </w:p>
    <w:p w:rsidR="00EA133B" w:rsidRPr="008379ED" w:rsidRDefault="00EA133B" w:rsidP="00EA133B">
      <w:pPr>
        <w:keepNext/>
        <w:keepLines/>
        <w:spacing w:before="40" w:after="0"/>
        <w:outlineLvl w:val="2"/>
        <w:rPr>
          <w:rFonts w:asciiTheme="minorBidi" w:eastAsiaTheme="majorEastAsia" w:hAnsiTheme="minorBidi" w:cstheme="minorBidi"/>
          <w:noProof/>
          <w:color w:val="243F60" w:themeColor="accent1" w:themeShade="7F"/>
          <w:sz w:val="24"/>
          <w:szCs w:val="24"/>
          <w:lang w:val="ru-RU"/>
        </w:rPr>
      </w:pPr>
      <w:bookmarkStart w:id="162" w:name="_Toc398734799"/>
    </w:p>
    <w:p w:rsidR="00EA133B" w:rsidRPr="00D8337B" w:rsidRDefault="00EA133B" w:rsidP="00EA133B">
      <w:pPr>
        <w:keepNext/>
        <w:keepLines/>
        <w:spacing w:before="40" w:after="0"/>
        <w:outlineLvl w:val="2"/>
        <w:rPr>
          <w:rFonts w:asciiTheme="minorBidi" w:eastAsiaTheme="majorEastAsia" w:hAnsiTheme="minorBidi" w:cstheme="minorBidi"/>
          <w:noProof/>
          <w:color w:val="008E85"/>
          <w:sz w:val="24"/>
          <w:szCs w:val="24"/>
          <w:lang w:val="ru-RU"/>
          <w:rPrChange w:id="163" w:author="Bollard Practice1" w:date="2024-11-07T11:01:00Z">
            <w:rPr>
              <w:rFonts w:asciiTheme="minorBidi" w:eastAsiaTheme="majorEastAsia" w:hAnsiTheme="minorBidi" w:cstheme="minorBidi"/>
              <w:noProof/>
              <w:color w:val="2414F8"/>
              <w:sz w:val="24"/>
              <w:szCs w:val="24"/>
              <w:lang w:val="ru-RU"/>
            </w:rPr>
          </w:rPrChange>
        </w:rPr>
      </w:pPr>
      <w:bookmarkStart w:id="164" w:name="_Toc485894151"/>
      <w:r w:rsidRPr="00D8337B">
        <w:rPr>
          <w:rFonts w:asciiTheme="minorBidi" w:eastAsiaTheme="majorEastAsia" w:hAnsiTheme="minorBidi" w:cstheme="minorBidi"/>
          <w:noProof/>
          <w:color w:val="008E85"/>
          <w:sz w:val="24"/>
          <w:szCs w:val="24"/>
          <w:lang w:val="ru"/>
          <w:rPrChange w:id="165" w:author="Bollard Practice1" w:date="2024-11-07T11:01:00Z">
            <w:rPr>
              <w:rFonts w:asciiTheme="minorBidi" w:eastAsiaTheme="majorEastAsia" w:hAnsiTheme="minorBidi" w:cstheme="minorBidi"/>
              <w:noProof/>
              <w:color w:val="2414F8"/>
              <w:sz w:val="24"/>
              <w:szCs w:val="24"/>
              <w:lang w:val="ru"/>
            </w:rPr>
          </w:rPrChange>
        </w:rPr>
        <w:t>ПОЖАР НА ПАЛУБЕ</w:t>
      </w:r>
      <w:bookmarkEnd w:id="164"/>
      <w:r w:rsidRPr="00D8337B">
        <w:rPr>
          <w:rFonts w:asciiTheme="minorBidi" w:eastAsiaTheme="majorEastAsia" w:hAnsiTheme="minorBidi" w:cstheme="minorBidi"/>
          <w:noProof/>
          <w:color w:val="008E85"/>
          <w:sz w:val="24"/>
          <w:szCs w:val="24"/>
          <w:lang w:val="ru"/>
          <w:rPrChange w:id="166" w:author="Bollard Practice1" w:date="2024-11-07T11:01:00Z">
            <w:rPr>
              <w:rFonts w:asciiTheme="minorBidi" w:eastAsiaTheme="majorEastAsia" w:hAnsiTheme="minorBidi" w:cstheme="minorBidi"/>
              <w:noProof/>
              <w:color w:val="2414F8"/>
              <w:sz w:val="24"/>
              <w:szCs w:val="24"/>
              <w:lang w:val="ru"/>
            </w:rPr>
          </w:rPrChange>
        </w:rPr>
        <w:t xml:space="preserve">  </w:t>
      </w:r>
      <w:bookmarkEnd w:id="162"/>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ли пропавшие без вести / пострадавшие?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Место возгорания?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риск возгорания жилых помещений / груза?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(опасный) груз на палубе?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Груз пострадал?</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Контурное охлаждение?</w:t>
      </w:r>
    </w:p>
    <w:p w:rsidR="00EA133B" w:rsidRPr="008379ED" w:rsidRDefault="00EA133B" w:rsidP="00EA133B">
      <w:pPr>
        <w:rPr>
          <w:rFonts w:asciiTheme="minorBidi" w:hAnsiTheme="minorBidi" w:cstheme="minorBidi"/>
          <w:noProof/>
          <w:lang w:val="ru-RU"/>
        </w:rPr>
      </w:pPr>
    </w:p>
    <w:p w:rsidR="00EA133B" w:rsidRPr="00D8337B" w:rsidRDefault="00EA133B" w:rsidP="00EA133B">
      <w:pPr>
        <w:keepNext/>
        <w:keepLines/>
        <w:spacing w:before="40" w:after="0"/>
        <w:outlineLvl w:val="2"/>
        <w:rPr>
          <w:rFonts w:asciiTheme="minorBidi" w:eastAsiaTheme="majorEastAsia" w:hAnsiTheme="minorBidi" w:cstheme="minorBidi"/>
          <w:noProof/>
          <w:color w:val="008E85"/>
          <w:sz w:val="24"/>
          <w:szCs w:val="24"/>
          <w:lang w:val="ru-RU"/>
          <w:rPrChange w:id="167" w:author="Bollard Practice1" w:date="2024-11-07T11:01:00Z">
            <w:rPr>
              <w:rFonts w:asciiTheme="minorBidi" w:eastAsiaTheme="majorEastAsia" w:hAnsiTheme="minorBidi" w:cstheme="minorBidi"/>
              <w:noProof/>
              <w:color w:val="2414F8"/>
              <w:sz w:val="24"/>
              <w:szCs w:val="24"/>
              <w:lang w:val="ru-RU"/>
            </w:rPr>
          </w:rPrChange>
        </w:rPr>
      </w:pPr>
      <w:bookmarkStart w:id="168" w:name="_Toc485894152"/>
      <w:bookmarkStart w:id="169" w:name="_Toc398734800"/>
      <w:r w:rsidRPr="00D8337B">
        <w:rPr>
          <w:rFonts w:asciiTheme="minorBidi" w:eastAsiaTheme="majorEastAsia" w:hAnsiTheme="minorBidi" w:cstheme="minorBidi"/>
          <w:noProof/>
          <w:color w:val="008E85"/>
          <w:sz w:val="24"/>
          <w:szCs w:val="24"/>
          <w:lang w:val="ru"/>
          <w:rPrChange w:id="170" w:author="Bollard Practice1" w:date="2024-11-07T11:01:00Z">
            <w:rPr>
              <w:rFonts w:asciiTheme="minorBidi" w:eastAsiaTheme="majorEastAsia" w:hAnsiTheme="minorBidi" w:cstheme="minorBidi"/>
              <w:noProof/>
              <w:color w:val="2414F8"/>
              <w:sz w:val="24"/>
              <w:szCs w:val="24"/>
              <w:lang w:val="ru"/>
            </w:rPr>
          </w:rPrChange>
        </w:rPr>
        <w:t>ПОЖАР В ЖИЛЫХ ПОМЕЩЕНИЯХ</w:t>
      </w:r>
      <w:bookmarkEnd w:id="168"/>
      <w:r w:rsidRPr="00D8337B">
        <w:rPr>
          <w:rFonts w:asciiTheme="minorBidi" w:eastAsiaTheme="majorEastAsia" w:hAnsiTheme="minorBidi" w:cstheme="minorBidi"/>
          <w:noProof/>
          <w:color w:val="008E85"/>
          <w:sz w:val="24"/>
          <w:szCs w:val="24"/>
          <w:lang w:val="ru"/>
          <w:rPrChange w:id="171" w:author="Bollard Practice1" w:date="2024-11-07T11:01:00Z">
            <w:rPr>
              <w:rFonts w:asciiTheme="minorBidi" w:eastAsiaTheme="majorEastAsia" w:hAnsiTheme="minorBidi" w:cstheme="minorBidi"/>
              <w:noProof/>
              <w:color w:val="2414F8"/>
              <w:sz w:val="24"/>
              <w:szCs w:val="24"/>
              <w:lang w:val="ru"/>
            </w:rPr>
          </w:rPrChange>
        </w:rPr>
        <w:t xml:space="preserve">  </w:t>
      </w:r>
      <w:bookmarkEnd w:id="169"/>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ли пропавшие без вести / пострадавшие?</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Место возгорания?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Закрыты пожарные клапаны?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Вентиляция остановлена?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Риск возгорания в машинном отделении / на палубе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Контурное охлаждение?</w:t>
      </w:r>
    </w:p>
    <w:p w:rsidR="00EA133B" w:rsidRPr="008379ED" w:rsidRDefault="00EA133B" w:rsidP="00EA133B">
      <w:pPr>
        <w:rPr>
          <w:rFonts w:asciiTheme="minorBidi" w:eastAsiaTheme="majorEastAsia" w:hAnsiTheme="minorBidi" w:cstheme="minorBidi"/>
          <w:noProof/>
          <w:lang w:val="ru-RU"/>
        </w:rPr>
      </w:pPr>
      <w:r>
        <w:rPr>
          <w:rFonts w:asciiTheme="minorBidi" w:hAnsiTheme="minorBidi" w:cstheme="minorBidi"/>
          <w:noProof/>
          <w:lang w:val="ru"/>
        </w:rPr>
        <w:br w:type="page"/>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72" w:author="Bollard Practice1" w:date="2024-11-07T11:02:00Z">
            <w:rPr>
              <w:rFonts w:asciiTheme="minorBidi" w:eastAsiaTheme="majorEastAsia" w:hAnsiTheme="minorBidi" w:cstheme="minorBidi"/>
              <w:b/>
              <w:bCs/>
              <w:noProof/>
              <w:color w:val="2414F8"/>
              <w:sz w:val="26"/>
              <w:szCs w:val="26"/>
              <w:lang w:val="ru-RU"/>
            </w:rPr>
          </w:rPrChange>
        </w:rPr>
      </w:pPr>
      <w:bookmarkStart w:id="173" w:name="_Toc398734794"/>
      <w:bookmarkStart w:id="174" w:name="_Toc485894153"/>
      <w:r w:rsidRPr="00D8337B">
        <w:rPr>
          <w:rFonts w:asciiTheme="minorBidi" w:eastAsiaTheme="majorEastAsia" w:hAnsiTheme="minorBidi" w:cstheme="minorBidi"/>
          <w:b/>
          <w:bCs/>
          <w:noProof/>
          <w:color w:val="008E85"/>
          <w:sz w:val="26"/>
          <w:szCs w:val="26"/>
          <w:lang w:val="ru"/>
          <w:rPrChange w:id="175" w:author="Bollard Practice1" w:date="2024-11-07T11:02:00Z">
            <w:rPr>
              <w:rFonts w:asciiTheme="minorBidi" w:eastAsiaTheme="majorEastAsia" w:hAnsiTheme="minorBidi" w:cstheme="minorBidi"/>
              <w:b/>
              <w:bCs/>
              <w:noProof/>
              <w:color w:val="2414F8"/>
              <w:sz w:val="26"/>
              <w:szCs w:val="26"/>
              <w:lang w:val="ru"/>
            </w:rPr>
          </w:rPrChange>
        </w:rPr>
        <w:lastRenderedPageBreak/>
        <w:t>Столкновение</w:t>
      </w:r>
      <w:bookmarkEnd w:id="173"/>
      <w:bookmarkEnd w:id="174"/>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Название другого судна, флаг, номер IMO, пункт назначения?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Опасность для собственного судна?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Дает течь? Какой отсек / танк?</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Степень ущерба собственному судну / двигателям?</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Если потребуется, сможет ли судно прибиться к берегу?</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76" w:author="Bollard Practice1" w:date="2024-11-07T11:02:00Z">
            <w:rPr>
              <w:rFonts w:asciiTheme="minorBidi" w:eastAsiaTheme="majorEastAsia" w:hAnsiTheme="minorBidi" w:cstheme="minorBidi"/>
              <w:b/>
              <w:bCs/>
              <w:noProof/>
              <w:color w:val="2414F8"/>
              <w:sz w:val="26"/>
              <w:szCs w:val="26"/>
              <w:lang w:val="ru-RU"/>
            </w:rPr>
          </w:rPrChange>
        </w:rPr>
      </w:pPr>
      <w:bookmarkStart w:id="177" w:name="_Toc398734795"/>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78" w:author="Bollard Practice1" w:date="2024-11-07T11:02:00Z">
            <w:rPr>
              <w:rFonts w:asciiTheme="minorBidi" w:eastAsiaTheme="majorEastAsia" w:hAnsiTheme="minorBidi" w:cstheme="minorBidi"/>
              <w:b/>
              <w:bCs/>
              <w:noProof/>
              <w:color w:val="2414F8"/>
              <w:sz w:val="26"/>
              <w:szCs w:val="26"/>
              <w:lang w:val="ru-RU"/>
            </w:rPr>
          </w:rPrChange>
        </w:rPr>
      </w:pPr>
      <w:bookmarkStart w:id="179" w:name="_Toc485894154"/>
      <w:r w:rsidRPr="00D8337B">
        <w:rPr>
          <w:rFonts w:asciiTheme="minorBidi" w:eastAsiaTheme="majorEastAsia" w:hAnsiTheme="minorBidi" w:cstheme="minorBidi"/>
          <w:b/>
          <w:bCs/>
          <w:noProof/>
          <w:color w:val="008E85"/>
          <w:sz w:val="26"/>
          <w:szCs w:val="26"/>
          <w:lang w:val="ru"/>
          <w:rPrChange w:id="180" w:author="Bollard Practice1" w:date="2024-11-07T11:02:00Z">
            <w:rPr>
              <w:rFonts w:asciiTheme="minorBidi" w:eastAsiaTheme="majorEastAsia" w:hAnsiTheme="minorBidi" w:cstheme="minorBidi"/>
              <w:b/>
              <w:bCs/>
              <w:noProof/>
              <w:color w:val="2414F8"/>
              <w:sz w:val="26"/>
              <w:szCs w:val="26"/>
              <w:lang w:val="ru"/>
            </w:rPr>
          </w:rPrChange>
        </w:rPr>
        <w:t>Посадка на мель</w:t>
      </w:r>
      <w:bookmarkEnd w:id="177"/>
      <w:bookmarkEnd w:id="179"/>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Какая часть села на мель?</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Каков грунт на мели (каменистый, песчаный, илистый)?</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Предположительное повреждение корпуса/пропеллера/руля/азимутального транцевого двигателя?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Фаза прилива?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Требуется помощь буксира? (без спасения судна?)</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81" w:author="Bollard Practice1" w:date="2024-11-07T11:02:00Z">
            <w:rPr>
              <w:rFonts w:asciiTheme="minorBidi" w:eastAsiaTheme="majorEastAsia" w:hAnsiTheme="minorBidi" w:cstheme="minorBidi"/>
              <w:b/>
              <w:bCs/>
              <w:noProof/>
              <w:color w:val="2414F8"/>
              <w:sz w:val="26"/>
              <w:szCs w:val="26"/>
              <w:lang w:val="ru-RU"/>
            </w:rPr>
          </w:rPrChange>
        </w:rPr>
      </w:pPr>
      <w:bookmarkStart w:id="182" w:name="_Toc398734796"/>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83" w:author="Bollard Practice1" w:date="2024-11-07T11:02:00Z">
            <w:rPr>
              <w:rFonts w:asciiTheme="minorBidi" w:eastAsiaTheme="majorEastAsia" w:hAnsiTheme="minorBidi" w:cstheme="minorBidi"/>
              <w:b/>
              <w:bCs/>
              <w:noProof/>
              <w:color w:val="2414F8"/>
              <w:sz w:val="26"/>
              <w:szCs w:val="26"/>
              <w:lang w:val="ru-RU"/>
            </w:rPr>
          </w:rPrChange>
        </w:rPr>
      </w:pPr>
      <w:bookmarkStart w:id="184" w:name="_Toc485894155"/>
      <w:r w:rsidRPr="00D8337B">
        <w:rPr>
          <w:rFonts w:asciiTheme="minorBidi" w:eastAsiaTheme="majorEastAsia" w:hAnsiTheme="minorBidi" w:cstheme="minorBidi"/>
          <w:b/>
          <w:bCs/>
          <w:noProof/>
          <w:color w:val="008E85"/>
          <w:sz w:val="26"/>
          <w:szCs w:val="26"/>
          <w:lang w:val="ru"/>
          <w:rPrChange w:id="185" w:author="Bollard Practice1" w:date="2024-11-07T11:02:00Z">
            <w:rPr>
              <w:rFonts w:asciiTheme="minorBidi" w:eastAsiaTheme="majorEastAsia" w:hAnsiTheme="minorBidi" w:cstheme="minorBidi"/>
              <w:b/>
              <w:bCs/>
              <w:noProof/>
              <w:color w:val="2414F8"/>
              <w:sz w:val="26"/>
              <w:szCs w:val="26"/>
              <w:lang w:val="ru"/>
            </w:rPr>
          </w:rPrChange>
        </w:rPr>
        <w:t>Затопление</w:t>
      </w:r>
      <w:bookmarkEnd w:id="184"/>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Какой отсек затопило?</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Отсек закрыт / изолирован?</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Судно в настоящий момент в стабильном состоянии?</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 xml:space="preserve">Может судно еще </w:t>
      </w:r>
      <w:r w:rsidR="002E011D">
        <w:rPr>
          <w:rFonts w:asciiTheme="minorBidi" w:hAnsiTheme="minorBidi" w:cstheme="minorBidi"/>
          <w:noProof/>
          <w:lang w:val="ru"/>
        </w:rPr>
        <w:t xml:space="preserve">идти </w:t>
      </w:r>
      <w:r>
        <w:rPr>
          <w:rFonts w:asciiTheme="minorBidi" w:hAnsiTheme="minorBidi" w:cstheme="minorBidi"/>
          <w:noProof/>
          <w:lang w:val="ru"/>
        </w:rPr>
        <w:t>за счет собственной мощности?</w:t>
      </w:r>
    </w:p>
    <w:p w:rsidR="00EA133B" w:rsidRPr="008379ED" w:rsidRDefault="00EA133B" w:rsidP="00EA133B">
      <w:pPr>
        <w:pBdr>
          <w:top w:val="single" w:sz="4" w:space="1" w:color="auto"/>
          <w:bottom w:val="single" w:sz="4" w:space="1" w:color="auto"/>
          <w:between w:val="single" w:sz="4" w:space="1" w:color="auto"/>
        </w:pBdr>
        <w:rPr>
          <w:rFonts w:asciiTheme="minorBidi" w:eastAsiaTheme="majorEastAsia" w:hAnsiTheme="minorBidi" w:cstheme="minorBidi"/>
          <w:noProof/>
          <w:lang w:val="ru-RU"/>
        </w:rPr>
      </w:pPr>
      <w:r>
        <w:rPr>
          <w:rFonts w:asciiTheme="minorBidi" w:hAnsiTheme="minorBidi" w:cstheme="minorBidi"/>
          <w:noProof/>
          <w:lang w:val="ru"/>
        </w:rPr>
        <w:t>Требуется помощь буксира? (без спасения судна?)</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86" w:author="Bollard Practice1" w:date="2024-11-07T11:02:00Z">
            <w:rPr>
              <w:rFonts w:asciiTheme="minorBidi" w:eastAsiaTheme="majorEastAsia" w:hAnsiTheme="minorBidi" w:cstheme="minorBidi"/>
              <w:b/>
              <w:bCs/>
              <w:noProof/>
              <w:color w:val="2414F8"/>
              <w:sz w:val="26"/>
              <w:szCs w:val="26"/>
              <w:lang w:val="ru-RU"/>
            </w:rPr>
          </w:rPrChange>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87" w:author="Bollard Practice1" w:date="2024-11-07T11:02:00Z">
            <w:rPr>
              <w:rFonts w:asciiTheme="minorBidi" w:eastAsiaTheme="majorEastAsia" w:hAnsiTheme="minorBidi" w:cstheme="minorBidi"/>
              <w:b/>
              <w:bCs/>
              <w:noProof/>
              <w:color w:val="2414F8"/>
              <w:sz w:val="26"/>
              <w:szCs w:val="26"/>
              <w:lang w:val="ru-RU"/>
            </w:rPr>
          </w:rPrChange>
        </w:rPr>
      </w:pPr>
      <w:bookmarkStart w:id="188" w:name="_Toc485894156"/>
      <w:r w:rsidRPr="00D8337B">
        <w:rPr>
          <w:rFonts w:asciiTheme="minorBidi" w:eastAsiaTheme="majorEastAsia" w:hAnsiTheme="minorBidi" w:cstheme="minorBidi"/>
          <w:b/>
          <w:bCs/>
          <w:noProof/>
          <w:color w:val="008E85"/>
          <w:sz w:val="26"/>
          <w:szCs w:val="26"/>
          <w:lang w:val="ru"/>
          <w:rPrChange w:id="189" w:author="Bollard Practice1" w:date="2024-11-07T11:02:00Z">
            <w:rPr>
              <w:rFonts w:asciiTheme="minorBidi" w:eastAsiaTheme="majorEastAsia" w:hAnsiTheme="minorBidi" w:cstheme="minorBidi"/>
              <w:b/>
              <w:bCs/>
              <w:noProof/>
              <w:color w:val="2414F8"/>
              <w:sz w:val="26"/>
              <w:szCs w:val="26"/>
              <w:lang w:val="ru"/>
            </w:rPr>
          </w:rPrChange>
        </w:rPr>
        <w:t>Техническая неисправность</w:t>
      </w:r>
      <w:bookmarkEnd w:id="182"/>
      <w:bookmarkEnd w:id="188"/>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Пропульсивная установка / Рулевой привод / Грузовое устройство?</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Неисправность может быть устранена с помощью команды?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Расчетная продолжительность ремонта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Опасность посадки на мель / столкновения?</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lastRenderedPageBreak/>
        <w:t>Прогноз погоды?</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Возможности постановки на якорь?</w:t>
      </w: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90" w:author="Bollard Practice1" w:date="2024-11-07T11:02:00Z">
            <w:rPr>
              <w:rFonts w:asciiTheme="minorBidi" w:eastAsiaTheme="majorEastAsia" w:hAnsiTheme="minorBidi" w:cstheme="minorBidi"/>
              <w:b/>
              <w:bCs/>
              <w:noProof/>
              <w:color w:val="2414F8"/>
              <w:sz w:val="26"/>
              <w:szCs w:val="26"/>
              <w:lang w:val="ru-RU"/>
            </w:rPr>
          </w:rPrChange>
        </w:rPr>
      </w:pPr>
      <w:bookmarkStart w:id="191" w:name="_Toc398734804"/>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92" w:author="Bollard Practice1" w:date="2024-11-07T11:02:00Z">
            <w:rPr>
              <w:rFonts w:asciiTheme="minorBidi" w:eastAsiaTheme="majorEastAsia" w:hAnsiTheme="minorBidi" w:cstheme="minorBidi"/>
              <w:b/>
              <w:bCs/>
              <w:noProof/>
              <w:color w:val="2414F8"/>
              <w:sz w:val="26"/>
              <w:szCs w:val="26"/>
              <w:lang w:val="ru-RU"/>
            </w:rPr>
          </w:rPrChange>
        </w:rPr>
      </w:pPr>
      <w:bookmarkStart w:id="193" w:name="_Toc485894157"/>
      <w:bookmarkEnd w:id="191"/>
      <w:r w:rsidRPr="00D8337B">
        <w:rPr>
          <w:rFonts w:asciiTheme="minorBidi" w:eastAsiaTheme="majorEastAsia" w:hAnsiTheme="minorBidi" w:cstheme="minorBidi"/>
          <w:b/>
          <w:bCs/>
          <w:noProof/>
          <w:color w:val="008E85"/>
          <w:sz w:val="26"/>
          <w:szCs w:val="26"/>
          <w:lang w:val="ru"/>
          <w:rPrChange w:id="194" w:author="Bollard Practice1" w:date="2024-11-07T11:02:00Z">
            <w:rPr>
              <w:rFonts w:asciiTheme="minorBidi" w:eastAsiaTheme="majorEastAsia" w:hAnsiTheme="minorBidi" w:cstheme="minorBidi"/>
              <w:b/>
              <w:bCs/>
              <w:noProof/>
              <w:color w:val="2414F8"/>
              <w:sz w:val="26"/>
              <w:szCs w:val="26"/>
              <w:lang w:val="ru"/>
            </w:rPr>
          </w:rPrChange>
        </w:rPr>
        <w:t>Терроризм и пиратство</w:t>
      </w:r>
      <w:bookmarkEnd w:id="193"/>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Есть пропавшие члены экипажа?</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Сколько нападавших?</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Характер нападения (грабеж / угон)?</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Непосредственная опасность?</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Может судно</w:t>
      </w:r>
      <w:r w:rsidR="004465FA">
        <w:rPr>
          <w:rFonts w:asciiTheme="minorBidi" w:hAnsiTheme="minorBidi" w:cstheme="minorBidi"/>
          <w:noProof/>
          <w:lang w:val="ru"/>
        </w:rPr>
        <w:t xml:space="preserve"> </w:t>
      </w:r>
      <w:r w:rsidR="004465FA" w:rsidRPr="004465FA">
        <w:rPr>
          <w:rFonts w:asciiTheme="minorBidi" w:hAnsiTheme="minorBidi" w:cstheme="minorBidi"/>
          <w:noProof/>
          <w:lang w:val="ru"/>
        </w:rPr>
        <w:t>продоложать движение</w:t>
      </w:r>
      <w:r>
        <w:rPr>
          <w:rFonts w:asciiTheme="minorBidi" w:hAnsiTheme="minorBidi" w:cstheme="minorBidi"/>
          <w:noProof/>
          <w:lang w:val="ru"/>
        </w:rPr>
        <w:t>?</w:t>
      </w:r>
      <w:r w:rsidR="000A62F1">
        <w:rPr>
          <w:rFonts w:asciiTheme="minorBidi" w:hAnsiTheme="minorBidi" w:cstheme="minorBidi"/>
          <w:noProof/>
          <w:lang w:val="ru"/>
        </w:rPr>
        <w:t xml:space="preserve"> </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Физическое состояние экипажа?</w:t>
      </w:r>
    </w:p>
    <w:p w:rsidR="00EA133B" w:rsidRPr="00D8337B" w:rsidRDefault="00EA133B" w:rsidP="00EA133B">
      <w:pPr>
        <w:rPr>
          <w:rFonts w:asciiTheme="minorBidi" w:hAnsiTheme="minorBidi" w:cstheme="minorBidi"/>
          <w:noProof/>
          <w:color w:val="008E85"/>
          <w:lang w:val="ru-RU"/>
          <w:rPrChange w:id="195" w:author="Bollard Practice1" w:date="2024-11-07T11:02:00Z">
            <w:rPr>
              <w:rFonts w:asciiTheme="minorBidi" w:hAnsiTheme="minorBidi" w:cstheme="minorBidi"/>
              <w:noProof/>
              <w:lang w:val="ru-RU"/>
            </w:rPr>
          </w:rPrChange>
        </w:rPr>
      </w:pPr>
    </w:p>
    <w:p w:rsidR="00EA133B" w:rsidRPr="00D8337B" w:rsidRDefault="00EA133B" w:rsidP="00EA133B">
      <w:pPr>
        <w:keepNext/>
        <w:keepLines/>
        <w:spacing w:before="200" w:after="0"/>
        <w:outlineLvl w:val="1"/>
        <w:rPr>
          <w:rFonts w:asciiTheme="minorBidi" w:eastAsiaTheme="majorEastAsia" w:hAnsiTheme="minorBidi" w:cstheme="minorBidi"/>
          <w:b/>
          <w:bCs/>
          <w:noProof/>
          <w:color w:val="008E85"/>
          <w:sz w:val="26"/>
          <w:szCs w:val="26"/>
          <w:lang w:val="ru-RU"/>
          <w:rPrChange w:id="196" w:author="Bollard Practice1" w:date="2024-11-07T11:02:00Z">
            <w:rPr>
              <w:rFonts w:asciiTheme="minorBidi" w:eastAsiaTheme="majorEastAsia" w:hAnsiTheme="minorBidi" w:cstheme="minorBidi"/>
              <w:b/>
              <w:bCs/>
              <w:noProof/>
              <w:color w:val="2414F8"/>
              <w:sz w:val="26"/>
              <w:szCs w:val="26"/>
              <w:lang w:val="ru-RU"/>
            </w:rPr>
          </w:rPrChange>
        </w:rPr>
      </w:pPr>
      <w:bookmarkStart w:id="197" w:name="_Toc485894158"/>
      <w:r w:rsidRPr="00D8337B">
        <w:rPr>
          <w:rFonts w:asciiTheme="minorBidi" w:eastAsiaTheme="majorEastAsia" w:hAnsiTheme="minorBidi" w:cstheme="minorBidi"/>
          <w:b/>
          <w:bCs/>
          <w:noProof/>
          <w:color w:val="008E85"/>
          <w:sz w:val="26"/>
          <w:szCs w:val="26"/>
          <w:lang w:val="ru"/>
          <w:rPrChange w:id="198" w:author="Bollard Practice1" w:date="2024-11-07T11:02:00Z">
            <w:rPr>
              <w:rFonts w:asciiTheme="minorBidi" w:eastAsiaTheme="majorEastAsia" w:hAnsiTheme="minorBidi" w:cstheme="minorBidi"/>
              <w:b/>
              <w:bCs/>
              <w:noProof/>
              <w:color w:val="2414F8"/>
              <w:sz w:val="26"/>
              <w:szCs w:val="26"/>
              <w:lang w:val="ru"/>
            </w:rPr>
          </w:rPrChange>
        </w:rPr>
        <w:t>Нелегальные пассажиры</w:t>
      </w:r>
      <w:bookmarkEnd w:id="197"/>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Сколько?</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Предположительное происхождение / гражданство?</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Номер позиции?</w:t>
      </w:r>
    </w:p>
    <w:p w:rsidR="00EA133B" w:rsidRPr="008379ED" w:rsidRDefault="00EA133B" w:rsidP="00EA133B">
      <w:pPr>
        <w:pBdr>
          <w:top w:val="single" w:sz="4" w:space="1" w:color="auto"/>
          <w:bottom w:val="single" w:sz="4" w:space="1" w:color="auto"/>
          <w:between w:val="single" w:sz="4" w:space="1" w:color="auto"/>
        </w:pBdr>
        <w:rPr>
          <w:rFonts w:asciiTheme="minorBidi" w:hAnsiTheme="minorBidi" w:cstheme="minorBidi"/>
          <w:noProof/>
          <w:lang w:val="ru-RU"/>
        </w:rPr>
      </w:pPr>
      <w:r>
        <w:rPr>
          <w:rFonts w:asciiTheme="minorBidi" w:hAnsiTheme="minorBidi" w:cstheme="minorBidi"/>
          <w:noProof/>
          <w:lang w:val="ru"/>
        </w:rPr>
        <w:t>У них есть документ, удостоверяющий личность?</w:t>
      </w:r>
    </w:p>
    <w:p w:rsidR="00EA133B" w:rsidRPr="00EA133B" w:rsidRDefault="00EA133B" w:rsidP="00EA133B">
      <w:pPr>
        <w:pBdr>
          <w:top w:val="single" w:sz="4" w:space="1" w:color="auto"/>
          <w:bottom w:val="single" w:sz="4" w:space="1" w:color="auto"/>
          <w:between w:val="single" w:sz="4" w:space="1" w:color="auto"/>
        </w:pBdr>
        <w:rPr>
          <w:rFonts w:asciiTheme="minorBidi" w:hAnsiTheme="minorBidi" w:cstheme="minorBidi"/>
          <w:noProof/>
        </w:rPr>
      </w:pPr>
      <w:r>
        <w:rPr>
          <w:rFonts w:asciiTheme="minorBidi" w:hAnsiTheme="minorBidi" w:cstheme="minorBidi"/>
          <w:noProof/>
          <w:lang w:val="ru"/>
        </w:rPr>
        <w:t>Где обнаружены?</w:t>
      </w:r>
    </w:p>
    <w:p w:rsidR="00EA133B" w:rsidRPr="00EA133B" w:rsidRDefault="00EA133B" w:rsidP="00EA133B">
      <w:pPr>
        <w:rPr>
          <w:rFonts w:asciiTheme="minorBidi" w:hAnsiTheme="minorBidi" w:cstheme="minorBidi"/>
          <w:noProof/>
        </w:rPr>
      </w:pPr>
      <w:r>
        <w:rPr>
          <w:rFonts w:asciiTheme="minorBidi" w:hAnsiTheme="minorBidi" w:cstheme="minorBidi"/>
          <w:noProof/>
          <w:lang w:val="ru"/>
        </w:rPr>
        <w:t>Физическое состояние</w:t>
      </w:r>
    </w:p>
    <w:p w:rsidR="00EA133B" w:rsidRPr="00EA133B" w:rsidRDefault="00EA133B" w:rsidP="00EA133B">
      <w:pPr>
        <w:tabs>
          <w:tab w:val="left" w:pos="2835"/>
        </w:tabs>
        <w:rPr>
          <w:rFonts w:asciiTheme="minorBidi" w:hAnsiTheme="minorBidi" w:cstheme="minorBidi"/>
          <w:noProof/>
          <w:sz w:val="28"/>
          <w:szCs w:val="28"/>
        </w:rPr>
      </w:pPr>
      <w:r>
        <w:rPr>
          <w:rFonts w:asciiTheme="minorBidi" w:hAnsiTheme="minorBidi" w:cstheme="minorBidi"/>
          <w:noProof/>
          <w:sz w:val="28"/>
          <w:szCs w:val="28"/>
          <w:lang w:val="ru"/>
        </w:rPr>
        <w:tab/>
      </w:r>
      <w:r>
        <w:rPr>
          <w:rFonts w:asciiTheme="minorBidi" w:hAnsiTheme="minorBidi" w:cstheme="minorBidi"/>
          <w:noProof/>
          <w:sz w:val="28"/>
          <w:szCs w:val="28"/>
          <w:lang w:val="ru"/>
        </w:rPr>
        <w:br w:type="page"/>
      </w:r>
    </w:p>
    <w:p w:rsidR="00EA133B" w:rsidRPr="00EA133B" w:rsidRDefault="00EA133B" w:rsidP="00EA133B">
      <w:pPr>
        <w:rPr>
          <w:rFonts w:asciiTheme="minorBidi" w:hAnsiTheme="minorBidi" w:cstheme="minorBidi"/>
          <w:noProof/>
        </w:rPr>
      </w:pPr>
    </w:p>
    <w:tbl>
      <w:tblPr>
        <w:tblStyle w:val="af1"/>
        <w:tblW w:w="9634" w:type="dxa"/>
        <w:tblLook w:val="04A0" w:firstRow="1" w:lastRow="0" w:firstColumn="1" w:lastColumn="0" w:noHBand="0" w:noVBand="1"/>
      </w:tblPr>
      <w:tblGrid>
        <w:gridCol w:w="1555"/>
        <w:gridCol w:w="8079"/>
      </w:tblGrid>
      <w:tr w:rsidR="00EA133B" w:rsidRPr="00EA133B" w:rsidTr="00E64492">
        <w:trPr>
          <w:trHeight w:val="454"/>
        </w:trPr>
        <w:tc>
          <w:tcPr>
            <w:tcW w:w="1555" w:type="dxa"/>
          </w:tcPr>
          <w:p w:rsidR="00EA133B" w:rsidRPr="00EA133B" w:rsidRDefault="00EA133B" w:rsidP="00E64492">
            <w:pPr>
              <w:rPr>
                <w:rFonts w:asciiTheme="minorBidi" w:hAnsiTheme="minorBidi" w:cstheme="minorBidi"/>
                <w:b/>
                <w:bCs/>
                <w:noProof/>
                <w:sz w:val="24"/>
                <w:szCs w:val="24"/>
              </w:rPr>
            </w:pPr>
            <w:r>
              <w:rPr>
                <w:rFonts w:asciiTheme="minorBidi" w:hAnsiTheme="minorBidi" w:cstheme="minorBidi"/>
                <w:noProof/>
                <w:sz w:val="24"/>
                <w:szCs w:val="24"/>
                <w:lang w:val="ru"/>
              </w:rPr>
              <w:br w:type="page"/>
            </w:r>
            <w:r>
              <w:rPr>
                <w:rFonts w:asciiTheme="minorBidi" w:hAnsiTheme="minorBidi" w:cstheme="minorBidi"/>
                <w:b/>
                <w:bCs/>
                <w:noProof/>
                <w:sz w:val="24"/>
                <w:szCs w:val="24"/>
                <w:lang w:val="ru"/>
              </w:rPr>
              <w:t>Дата и время</w:t>
            </w:r>
          </w:p>
        </w:tc>
        <w:tc>
          <w:tcPr>
            <w:tcW w:w="8079" w:type="dxa"/>
          </w:tcPr>
          <w:p w:rsidR="00EA133B" w:rsidRPr="00EA133B" w:rsidRDefault="003844CA" w:rsidP="00E64492">
            <w:pPr>
              <w:rPr>
                <w:rFonts w:asciiTheme="minorBidi" w:hAnsiTheme="minorBidi" w:cstheme="minorBidi"/>
                <w:b/>
                <w:bCs/>
                <w:noProof/>
                <w:sz w:val="24"/>
                <w:szCs w:val="24"/>
              </w:rPr>
            </w:pPr>
            <w:r>
              <w:rPr>
                <w:rFonts w:ascii="Arial" w:hAnsi="Arial" w:cs="Arial"/>
                <w:b/>
                <w:bCs/>
                <w:noProof/>
                <w:sz w:val="24"/>
                <w:szCs w:val="24"/>
                <w:lang w:val="ru"/>
              </w:rPr>
              <w:t>Действие</w:t>
            </w: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b/>
                <w:bCs/>
                <w:noProof/>
                <w:sz w:val="24"/>
                <w:szCs w:val="24"/>
              </w:rPr>
            </w:pPr>
            <w:r>
              <w:rPr>
                <w:rFonts w:asciiTheme="minorBidi" w:hAnsiTheme="minorBidi" w:cstheme="minorBidi"/>
                <w:b/>
                <w:bCs/>
                <w:noProof/>
                <w:sz w:val="24"/>
                <w:szCs w:val="24"/>
                <w:lang w:val="ru"/>
              </w:rPr>
              <w:t>Дата и время</w:t>
            </w:r>
          </w:p>
        </w:tc>
        <w:tc>
          <w:tcPr>
            <w:tcW w:w="8079" w:type="dxa"/>
          </w:tcPr>
          <w:p w:rsidR="00EA133B" w:rsidRPr="00EA133B" w:rsidRDefault="003844CA" w:rsidP="00E64492">
            <w:pPr>
              <w:rPr>
                <w:rFonts w:asciiTheme="minorBidi" w:hAnsiTheme="minorBidi" w:cstheme="minorBidi"/>
                <w:b/>
                <w:bCs/>
                <w:noProof/>
                <w:sz w:val="24"/>
                <w:szCs w:val="24"/>
              </w:rPr>
            </w:pPr>
            <w:r>
              <w:rPr>
                <w:rFonts w:ascii="Arial" w:hAnsi="Arial" w:cs="Arial"/>
                <w:b/>
                <w:bCs/>
                <w:noProof/>
                <w:sz w:val="24"/>
                <w:szCs w:val="24"/>
                <w:lang w:val="ru"/>
              </w:rPr>
              <w:t>Действие</w:t>
            </w: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b/>
                <w:bCs/>
                <w:noProof/>
                <w:sz w:val="24"/>
                <w:szCs w:val="24"/>
              </w:rPr>
            </w:pPr>
            <w:r>
              <w:rPr>
                <w:rFonts w:asciiTheme="minorBidi" w:hAnsiTheme="minorBidi" w:cstheme="minorBidi"/>
                <w:b/>
                <w:bCs/>
                <w:noProof/>
                <w:sz w:val="24"/>
                <w:szCs w:val="24"/>
                <w:lang w:val="ru"/>
              </w:rPr>
              <w:lastRenderedPageBreak/>
              <w:t>Дата и время</w:t>
            </w:r>
          </w:p>
        </w:tc>
        <w:tc>
          <w:tcPr>
            <w:tcW w:w="8079" w:type="dxa"/>
          </w:tcPr>
          <w:p w:rsidR="00EA133B" w:rsidRPr="00EA133B" w:rsidRDefault="003844CA" w:rsidP="00E64492">
            <w:pPr>
              <w:rPr>
                <w:rFonts w:asciiTheme="minorBidi" w:hAnsiTheme="minorBidi" w:cstheme="minorBidi"/>
                <w:b/>
                <w:bCs/>
                <w:noProof/>
                <w:sz w:val="24"/>
                <w:szCs w:val="24"/>
              </w:rPr>
            </w:pPr>
            <w:r>
              <w:rPr>
                <w:rFonts w:ascii="Arial" w:hAnsi="Arial" w:cs="Arial"/>
                <w:b/>
                <w:bCs/>
                <w:noProof/>
                <w:sz w:val="24"/>
                <w:szCs w:val="24"/>
                <w:lang w:val="ru"/>
              </w:rPr>
              <w:t>Действие</w:t>
            </w: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r w:rsidR="00EA133B" w:rsidRPr="00EA133B" w:rsidTr="00E64492">
        <w:trPr>
          <w:trHeight w:val="454"/>
        </w:trPr>
        <w:tc>
          <w:tcPr>
            <w:tcW w:w="1555" w:type="dxa"/>
          </w:tcPr>
          <w:p w:rsidR="00EA133B" w:rsidRPr="00EA133B" w:rsidRDefault="00EA133B" w:rsidP="00E64492">
            <w:pPr>
              <w:rPr>
                <w:rFonts w:asciiTheme="minorBidi" w:hAnsiTheme="minorBidi" w:cstheme="minorBidi"/>
                <w:noProof/>
              </w:rPr>
            </w:pPr>
          </w:p>
        </w:tc>
        <w:tc>
          <w:tcPr>
            <w:tcW w:w="8079" w:type="dxa"/>
          </w:tcPr>
          <w:p w:rsidR="00EA133B" w:rsidRPr="00EA133B" w:rsidRDefault="00EA133B" w:rsidP="00E64492">
            <w:pPr>
              <w:rPr>
                <w:rFonts w:asciiTheme="minorBidi" w:hAnsiTheme="minorBidi" w:cstheme="minorBidi"/>
                <w:noProof/>
              </w:rPr>
            </w:pPr>
          </w:p>
        </w:tc>
      </w:tr>
    </w:tbl>
    <w:p w:rsidR="00EA133B" w:rsidRPr="00EA133B" w:rsidRDefault="00EA133B" w:rsidP="00EA133B">
      <w:pPr>
        <w:rPr>
          <w:rFonts w:asciiTheme="minorBidi" w:hAnsiTheme="minorBidi" w:cstheme="minorBidi"/>
          <w:noProof/>
          <w:sz w:val="20"/>
          <w:szCs w:val="20"/>
        </w:rPr>
      </w:pPr>
    </w:p>
    <w:sectPr w:rsidR="00EA133B" w:rsidRPr="00EA133B" w:rsidSect="00E36CA2">
      <w:headerReference w:type="even" r:id="rId26"/>
      <w:headerReference w:type="default" r:id="rId27"/>
      <w:footerReference w:type="even" r:id="rId28"/>
      <w:footerReference w:type="default" r:id="rId29"/>
      <w:headerReference w:type="first" r:id="rId30"/>
      <w:footerReference w:type="first" r:id="rId31"/>
      <w:pgSz w:w="11907" w:h="16839"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2CC6" w:rsidRPr="00EA133B" w:rsidRDefault="00A62CC6" w:rsidP="006B645A">
      <w:pPr>
        <w:spacing w:after="0" w:line="240" w:lineRule="auto"/>
        <w:rPr>
          <w:noProof/>
        </w:rPr>
      </w:pPr>
      <w:r>
        <w:rPr>
          <w:noProof/>
        </w:rPr>
        <w:separator/>
      </w:r>
    </w:p>
  </w:endnote>
  <w:endnote w:type="continuationSeparator" w:id="0">
    <w:p w:rsidR="00A62CC6" w:rsidRPr="00EA133B" w:rsidRDefault="00A62CC6" w:rsidP="006B645A">
      <w:pPr>
        <w:spacing w:after="0" w:line="240" w:lineRule="auto"/>
        <w:rPr>
          <w:noProof/>
        </w:rPr>
      </w:pPr>
      <w:r>
        <w:rPr>
          <w:noProof/>
        </w:rPr>
        <w:continuationSeparator/>
      </w:r>
    </w:p>
  </w:endnote>
  <w:endnote w:type="continuationNotice" w:id="1">
    <w:p w:rsidR="00A62CC6" w:rsidRDefault="00A62C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FD" w:rsidRDefault="00D772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422" w:type="dxa"/>
      <w:jc w:val="center"/>
      <w:tblLook w:val="01E0" w:firstRow="1" w:lastRow="1" w:firstColumn="1" w:lastColumn="1" w:noHBand="0" w:noVBand="0"/>
    </w:tblPr>
    <w:tblGrid>
      <w:gridCol w:w="9195"/>
      <w:gridCol w:w="222"/>
      <w:gridCol w:w="222"/>
    </w:tblGrid>
    <w:tr w:rsidR="000418A2" w:rsidRPr="00EA133B" w:rsidTr="00B500BD">
      <w:trPr>
        <w:trHeight w:val="146"/>
        <w:jc w:val="center"/>
      </w:trPr>
      <w:tc>
        <w:tcPr>
          <w:tcW w:w="1560" w:type="dxa"/>
          <w:vAlign w:val="center"/>
        </w:tcPr>
        <w:tbl>
          <w:tblPr>
            <w:tblW w:w="9422" w:type="dxa"/>
            <w:jc w:val="center"/>
            <w:tblLook w:val="01E0" w:firstRow="1" w:lastRow="1" w:firstColumn="1" w:lastColumn="1" w:noHBand="0" w:noVBand="0"/>
          </w:tblPr>
          <w:tblGrid>
            <w:gridCol w:w="1560"/>
            <w:gridCol w:w="5994"/>
            <w:gridCol w:w="1868"/>
          </w:tblGrid>
          <w:tr w:rsidR="00C82853" w:rsidRPr="00EA133B" w:rsidTr="00A138B6">
            <w:trPr>
              <w:trHeight w:val="146"/>
              <w:jc w:val="center"/>
            </w:trPr>
            <w:sdt>
              <w:sdtPr>
                <w:rPr>
                  <w:rFonts w:eastAsia="Calibri"/>
                  <w:sz w:val="12"/>
                  <w:szCs w:val="12"/>
                  <w:lang w:val="en-US"/>
                </w:rPr>
                <w:alias w:val="Document Owner"/>
                <w:tag w:val="DocumentOwner"/>
                <w:id w:val="834649211"/>
                <w:placeholder>
                  <w:docPart w:val="C2B74E9EA3504BD5B960AB411E420082"/>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6186AF3E-620A-42CD-A9E1-03B26833D653}"/>
                <w:dropDownList w:lastValue="GOM">
                  <w:listItem w:value="[Document Owner]"/>
                </w:dropDownList>
              </w:sdtPr>
              <w:sdtEndPr/>
              <w:sdtContent>
                <w:tc>
                  <w:tcPr>
                    <w:tcW w:w="1560" w:type="dxa"/>
                    <w:vAlign w:val="center"/>
                  </w:tcPr>
                  <w:p w:rsidR="00C82853" w:rsidRPr="00EA133B" w:rsidRDefault="00C82853" w:rsidP="00A138B6">
                    <w:pPr>
                      <w:pStyle w:val="af0"/>
                      <w:rPr>
                        <w:rFonts w:eastAsia="Calibri"/>
                        <w:sz w:val="12"/>
                        <w:szCs w:val="12"/>
                        <w:lang w:val="en-US"/>
                      </w:rPr>
                    </w:pPr>
                    <w:r w:rsidRPr="00EA133B">
                      <w:rPr>
                        <w:rFonts w:eastAsia="Calibri"/>
                        <w:sz w:val="12"/>
                        <w:szCs w:val="12"/>
                        <w:lang w:val="en-US"/>
                      </w:rPr>
                      <w:t>GOM</w:t>
                    </w:r>
                  </w:p>
                </w:tc>
              </w:sdtContent>
            </w:sdt>
            <w:sdt>
              <w:sdtPr>
                <w:rPr>
                  <w:sz w:val="12"/>
                  <w:szCs w:val="12"/>
                  <w:lang w:val="nl-NL"/>
                </w:rPr>
                <w:alias w:val="Issue Date"/>
                <w:tag w:val="IssueDate"/>
                <w:id w:val="-927109408"/>
                <w:placeholder>
                  <w:docPart w:val="30010FC8F23944A6852B507D345CFF79"/>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6186AF3E-620A-42CD-A9E1-03B26833D653}"/>
                <w:date w:fullDate="2016-05-01T01:00:00Z">
                  <w:dateFormat w:val="M/d/yyyy"/>
                  <w:lid w:val="nl-NL"/>
                  <w:storeMappedDataAs w:val="dateTime"/>
                  <w:calendar w:val="gregorian"/>
                </w:date>
              </w:sdtPr>
              <w:sdtEndPr/>
              <w:sdtContent>
                <w:tc>
                  <w:tcPr>
                    <w:tcW w:w="5994" w:type="dxa"/>
                  </w:tcPr>
                  <w:p w:rsidR="00C82853" w:rsidRPr="00EA133B" w:rsidRDefault="00C82853" w:rsidP="00A138B6">
                    <w:pPr>
                      <w:pStyle w:val="af0"/>
                      <w:rPr>
                        <w:sz w:val="12"/>
                        <w:szCs w:val="12"/>
                        <w:lang w:val="nl-NL"/>
                      </w:rPr>
                    </w:pPr>
                    <w:r w:rsidRPr="00EA133B">
                      <w:rPr>
                        <w:sz w:val="12"/>
                        <w:szCs w:val="12"/>
                        <w:lang w:val="nl-NL"/>
                      </w:rPr>
                      <w:t>5/1/2016</w:t>
                    </w:r>
                  </w:p>
                </w:tc>
              </w:sdtContent>
            </w:sdt>
            <w:tc>
              <w:tcPr>
                <w:tcW w:w="1868" w:type="dxa"/>
                <w:vAlign w:val="center"/>
              </w:tcPr>
              <w:p w:rsidR="00C82853" w:rsidRPr="005525C4" w:rsidRDefault="00C82853" w:rsidP="00A138B6">
                <w:pPr>
                  <w:pStyle w:val="af0"/>
                  <w:rPr>
                    <w:sz w:val="12"/>
                    <w:szCs w:val="12"/>
                  </w:rPr>
                </w:pPr>
                <w:r w:rsidRPr="005525C4">
                  <w:rPr>
                    <w:sz w:val="12"/>
                    <w:szCs w:val="12"/>
                  </w:rPr>
                  <w:fldChar w:fldCharType="begin"/>
                </w:r>
                <w:r w:rsidRPr="005525C4">
                  <w:rPr>
                    <w:sz w:val="12"/>
                    <w:szCs w:val="12"/>
                  </w:rPr>
                  <w:instrText xml:space="preserve"> PAGE </w:instrText>
                </w:r>
                <w:r w:rsidRPr="005525C4">
                  <w:rPr>
                    <w:sz w:val="12"/>
                    <w:szCs w:val="12"/>
                  </w:rPr>
                  <w:fldChar w:fldCharType="separate"/>
                </w:r>
                <w:r w:rsidR="003844CA">
                  <w:rPr>
                    <w:noProof/>
                    <w:sz w:val="12"/>
                    <w:szCs w:val="12"/>
                  </w:rPr>
                  <w:t>5</w:t>
                </w:r>
                <w:r w:rsidRPr="005525C4">
                  <w:rPr>
                    <w:sz w:val="12"/>
                    <w:szCs w:val="12"/>
                  </w:rPr>
                  <w:fldChar w:fldCharType="end"/>
                </w:r>
                <w:r w:rsidRPr="005525C4">
                  <w:rPr>
                    <w:sz w:val="12"/>
                    <w:szCs w:val="12"/>
                  </w:rPr>
                  <w:t xml:space="preserve"> / </w:t>
                </w:r>
                <w:r w:rsidRPr="005525C4">
                  <w:rPr>
                    <w:sz w:val="12"/>
                    <w:szCs w:val="12"/>
                  </w:rPr>
                  <w:fldChar w:fldCharType="begin"/>
                </w:r>
                <w:r w:rsidRPr="005525C4">
                  <w:rPr>
                    <w:sz w:val="12"/>
                    <w:szCs w:val="12"/>
                  </w:rPr>
                  <w:instrText xml:space="preserve"> NUMPAGES </w:instrText>
                </w:r>
                <w:r w:rsidRPr="005525C4">
                  <w:rPr>
                    <w:sz w:val="12"/>
                    <w:szCs w:val="12"/>
                  </w:rPr>
                  <w:fldChar w:fldCharType="separate"/>
                </w:r>
                <w:r w:rsidR="003844CA">
                  <w:rPr>
                    <w:noProof/>
                    <w:sz w:val="12"/>
                    <w:szCs w:val="12"/>
                  </w:rPr>
                  <w:t>31</w:t>
                </w:r>
                <w:r w:rsidRPr="005525C4">
                  <w:rPr>
                    <w:sz w:val="12"/>
                    <w:szCs w:val="12"/>
                  </w:rPr>
                  <w:fldChar w:fldCharType="end"/>
                </w:r>
              </w:p>
            </w:tc>
          </w:tr>
          <w:tr w:rsidR="00C82853" w:rsidRPr="00EA133B" w:rsidTr="00A138B6">
            <w:trPr>
              <w:trHeight w:val="55"/>
              <w:jc w:val="center"/>
            </w:trPr>
            <w:sdt>
              <w:sdtPr>
                <w:rPr>
                  <w:rFonts w:cs="Arial"/>
                  <w:sz w:val="12"/>
                  <w:szCs w:val="12"/>
                </w:rPr>
                <w:alias w:val="Label"/>
                <w:tag w:val="DLCPolicyLabelValue"/>
                <w:id w:val="-2097540775"/>
                <w:lock w:val="contentLocked"/>
                <w:placeholder>
                  <w:docPart w:val="73A4B8B42A144557AD1AFC9CA1C6E2E6"/>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xmlns:ns6='http://schemas.microsoft.com/sharepoint/v3/fields' " w:xpath="/ns0:properties[1]/documentManagement[1]/ns5:DLCPolicyLabelValue[1]" w:storeItemID="{6186AF3E-620A-42CD-A9E1-03B26833D653}"/>
                <w:text w:multiLine="1"/>
              </w:sdtPr>
              <w:sdtEndPr/>
              <w:sdtContent>
                <w:tc>
                  <w:tcPr>
                    <w:tcW w:w="7554" w:type="dxa"/>
                    <w:gridSpan w:val="2"/>
                    <w:vAlign w:val="center"/>
                  </w:tcPr>
                  <w:p w:rsidR="00C82853" w:rsidRPr="005525C4" w:rsidRDefault="00C82853" w:rsidP="00A138B6">
                    <w:pPr>
                      <w:pStyle w:val="af0"/>
                      <w:rPr>
                        <w:rFonts w:cs="Arial"/>
                        <w:sz w:val="12"/>
                        <w:szCs w:val="12"/>
                      </w:rPr>
                    </w:pPr>
                    <w:r>
                      <w:rPr>
                        <w:rFonts w:cs="Arial"/>
                        <w:sz w:val="12"/>
                        <w:szCs w:val="12"/>
                      </w:rPr>
                      <w:t>DOC. UNCONTROLLED WHEN PRINTED Version1.0</w:t>
                    </w:r>
                  </w:p>
                </w:tc>
              </w:sdtContent>
            </w:sdt>
            <w:tc>
              <w:tcPr>
                <w:tcW w:w="1868" w:type="dxa"/>
                <w:vAlign w:val="center"/>
              </w:tcPr>
              <w:p w:rsidR="00C82853" w:rsidRPr="00EA133B" w:rsidRDefault="00C82853" w:rsidP="00A138B6">
                <w:pPr>
                  <w:pStyle w:val="af0"/>
                  <w:rPr>
                    <w:rFonts w:cs="Arial"/>
                    <w:sz w:val="12"/>
                    <w:szCs w:val="12"/>
                  </w:rPr>
                </w:pPr>
              </w:p>
            </w:tc>
          </w:tr>
        </w:tbl>
        <w:p w:rsidR="000418A2" w:rsidRPr="00EA133B" w:rsidRDefault="000418A2" w:rsidP="005525C4">
          <w:pPr>
            <w:pStyle w:val="af0"/>
            <w:rPr>
              <w:rFonts w:eastAsia="Calibri"/>
              <w:sz w:val="12"/>
              <w:szCs w:val="12"/>
            </w:rPr>
          </w:pPr>
        </w:p>
      </w:tc>
      <w:tc>
        <w:tcPr>
          <w:tcW w:w="5994" w:type="dxa"/>
        </w:tcPr>
        <w:p w:rsidR="000418A2" w:rsidRPr="00EA133B" w:rsidRDefault="000418A2" w:rsidP="005525C4">
          <w:pPr>
            <w:pStyle w:val="af0"/>
            <w:rPr>
              <w:sz w:val="12"/>
              <w:szCs w:val="12"/>
            </w:rPr>
          </w:pPr>
        </w:p>
      </w:tc>
      <w:tc>
        <w:tcPr>
          <w:tcW w:w="1868" w:type="dxa"/>
          <w:vAlign w:val="center"/>
        </w:tcPr>
        <w:p w:rsidR="000418A2" w:rsidRPr="005525C4" w:rsidRDefault="000418A2" w:rsidP="005525C4">
          <w:pPr>
            <w:pStyle w:val="af0"/>
            <w:rPr>
              <w:sz w:val="12"/>
              <w:szCs w:val="12"/>
            </w:rPr>
          </w:pPr>
        </w:p>
      </w:tc>
    </w:tr>
    <w:tr w:rsidR="000418A2" w:rsidRPr="00EA133B" w:rsidTr="005525C4">
      <w:trPr>
        <w:trHeight w:val="55"/>
        <w:jc w:val="center"/>
      </w:trPr>
      <w:tc>
        <w:tcPr>
          <w:tcW w:w="7554" w:type="dxa"/>
          <w:gridSpan w:val="2"/>
          <w:vAlign w:val="center"/>
        </w:tcPr>
        <w:p w:rsidR="000418A2" w:rsidRPr="005525C4" w:rsidRDefault="000418A2" w:rsidP="005525C4">
          <w:pPr>
            <w:pStyle w:val="af0"/>
            <w:rPr>
              <w:rFonts w:cs="Arial"/>
              <w:sz w:val="12"/>
              <w:szCs w:val="12"/>
            </w:rPr>
          </w:pPr>
        </w:p>
      </w:tc>
      <w:tc>
        <w:tcPr>
          <w:tcW w:w="1868" w:type="dxa"/>
          <w:vAlign w:val="center"/>
        </w:tcPr>
        <w:p w:rsidR="000418A2" w:rsidRPr="00EA133B" w:rsidRDefault="000418A2" w:rsidP="005525C4">
          <w:pPr>
            <w:pStyle w:val="af0"/>
            <w:rPr>
              <w:rFonts w:cs="Arial"/>
              <w:sz w:val="12"/>
              <w:szCs w:val="12"/>
            </w:rPr>
          </w:pPr>
        </w:p>
      </w:tc>
    </w:tr>
  </w:tbl>
  <w:p w:rsidR="000418A2" w:rsidRDefault="000418A2" w:rsidP="00BA23C0">
    <w:pPr>
      <w:pStyle w:val="a7"/>
      <w:tabs>
        <w:tab w:val="clear" w:pos="4680"/>
        <w:tab w:val="clear" w:pos="9360"/>
        <w:tab w:val="left" w:pos="115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FD" w:rsidRDefault="00D772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2CC6" w:rsidRPr="00EA133B" w:rsidRDefault="00A62CC6" w:rsidP="006B645A">
      <w:pPr>
        <w:spacing w:after="0" w:line="240" w:lineRule="auto"/>
        <w:rPr>
          <w:noProof/>
        </w:rPr>
      </w:pPr>
      <w:r>
        <w:rPr>
          <w:noProof/>
        </w:rPr>
        <w:separator/>
      </w:r>
    </w:p>
  </w:footnote>
  <w:footnote w:type="continuationSeparator" w:id="0">
    <w:p w:rsidR="00A62CC6" w:rsidRPr="00EA133B" w:rsidRDefault="00A62CC6" w:rsidP="006B645A">
      <w:pPr>
        <w:spacing w:after="0" w:line="240" w:lineRule="auto"/>
        <w:rPr>
          <w:noProof/>
        </w:rPr>
      </w:pPr>
      <w:r>
        <w:rPr>
          <w:noProof/>
        </w:rPr>
        <w:continuationSeparator/>
      </w:r>
    </w:p>
  </w:footnote>
  <w:footnote w:type="continuationNotice" w:id="1">
    <w:p w:rsidR="00A62CC6" w:rsidRDefault="00A62C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FD" w:rsidRDefault="00D772F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39" w:type="dxa"/>
      <w:tblInd w:w="108" w:type="dxa"/>
      <w:tblLayout w:type="fixed"/>
      <w:tblLook w:val="0000" w:firstRow="0" w:lastRow="0" w:firstColumn="0" w:lastColumn="0" w:noHBand="0" w:noVBand="0"/>
      <w:tblPrChange w:id="199" w:author="Bollard Practice1" w:date="2024-11-07T10:56:00Z">
        <w:tblPr>
          <w:tblW w:w="9639" w:type="dxa"/>
          <w:tblInd w:w="108" w:type="dxa"/>
          <w:tblLayout w:type="fixed"/>
          <w:tblLook w:val="0000" w:firstRow="0" w:lastRow="0" w:firstColumn="0" w:lastColumn="0" w:noHBand="0" w:noVBand="0"/>
        </w:tblPr>
      </w:tblPrChange>
    </w:tblPr>
    <w:tblGrid>
      <w:gridCol w:w="2835"/>
      <w:gridCol w:w="6804"/>
      <w:tblGridChange w:id="200">
        <w:tblGrid>
          <w:gridCol w:w="2835"/>
          <w:gridCol w:w="6804"/>
        </w:tblGrid>
      </w:tblGridChange>
    </w:tblGrid>
    <w:tr w:rsidR="000418A2" w:rsidRPr="00D772FD" w:rsidTr="00D8337B">
      <w:trPr>
        <w:trHeight w:val="382"/>
        <w:trPrChange w:id="201" w:author="Bollard Practice1" w:date="2024-11-07T10:56:00Z">
          <w:trPr>
            <w:trHeight w:val="382"/>
          </w:trPr>
        </w:trPrChange>
      </w:trPr>
      <w:tc>
        <w:tcPr>
          <w:tcW w:w="2835" w:type="dxa"/>
          <w:vMerge w:val="restart"/>
          <w:vAlign w:val="bottom"/>
          <w:tcPrChange w:id="202" w:author="Bollard Practice1" w:date="2024-11-07T10:56:00Z">
            <w:tcPr>
              <w:tcW w:w="2835" w:type="dxa"/>
              <w:vMerge w:val="restart"/>
              <w:vAlign w:val="bottom"/>
            </w:tcPr>
          </w:tcPrChange>
        </w:tcPr>
        <w:p w:rsidR="000418A2" w:rsidRPr="00EA133B" w:rsidRDefault="00424F71" w:rsidP="006C313D">
          <w:pPr>
            <w:pStyle w:val="a5"/>
            <w:tabs>
              <w:tab w:val="left" w:pos="-108"/>
            </w:tabs>
            <w:ind w:hanging="108"/>
            <w:rPr>
              <w:rFonts w:cs="Arial"/>
              <w:smallCaps/>
              <w:noProof/>
            </w:rPr>
          </w:pPr>
          <w:ins w:id="203" w:author="Bollard Practice1" w:date="2024-11-06T15:28:00Z">
            <w:r>
              <w:rPr>
                <w:rFonts w:cs="Arial"/>
                <w:smallCaps/>
                <w:noProof/>
              </w:rPr>
              <w:drawing>
                <wp:anchor distT="0" distB="0" distL="114300" distR="114300" simplePos="0" relativeHeight="251658240" behindDoc="0" locked="0" layoutInCell="1" allowOverlap="1" wp14:anchorId="6FDBB6A8">
                  <wp:simplePos x="0" y="0"/>
                  <wp:positionH relativeFrom="column">
                    <wp:posOffset>-20955</wp:posOffset>
                  </wp:positionH>
                  <wp:positionV relativeFrom="paragraph">
                    <wp:posOffset>-225425</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ins>
          <w:del w:id="204" w:author="Bollard Practice1" w:date="2024-11-06T15:28:00Z">
            <w:r w:rsidR="000418A2" w:rsidDel="00424F71">
              <w:rPr>
                <w:rFonts w:cs="Arial"/>
                <w:smallCaps/>
                <w:noProof/>
                <w:lang w:val="ru-RU" w:eastAsia="ru-RU"/>
              </w:rPr>
              <w:drawing>
                <wp:inline distT="0" distB="0" distL="0" distR="0">
                  <wp:extent cx="1725295" cy="73787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del>
        </w:p>
      </w:tc>
      <w:tc>
        <w:tcPr>
          <w:tcW w:w="6804" w:type="dxa"/>
          <w:vAlign w:val="bottom"/>
          <w:tcPrChange w:id="205" w:author="Bollard Practice1" w:date="2024-11-07T10:56:00Z">
            <w:tcPr>
              <w:tcW w:w="6804" w:type="dxa"/>
              <w:tcBorders>
                <w:bottom w:val="single" w:sz="4" w:space="0" w:color="auto"/>
              </w:tcBorders>
              <w:vAlign w:val="bottom"/>
            </w:tcPr>
          </w:tcPrChange>
        </w:tcPr>
        <w:p w:rsidR="000418A2" w:rsidRPr="00D772FD" w:rsidRDefault="00D772FD">
          <w:pPr>
            <w:pStyle w:val="a5"/>
            <w:jc w:val="right"/>
            <w:rPr>
              <w:rFonts w:ascii="Arial" w:hAnsi="Arial" w:cs="Arial"/>
              <w:noProof/>
              <w:sz w:val="20"/>
              <w:szCs w:val="20"/>
              <w:lang w:val="ru-RU"/>
              <w:rPrChange w:id="206" w:author="Bollard Practice1" w:date="2024-11-07T12:06:00Z">
                <w:rPr>
                  <w:rFonts w:ascii="Arial" w:hAnsi="Arial" w:cs="Arial"/>
                  <w:b/>
                  <w:noProof/>
                  <w:sz w:val="20"/>
                  <w:szCs w:val="20"/>
                  <w:lang w:val="ru-RU"/>
                </w:rPr>
              </w:rPrChange>
            </w:rPr>
            <w:pPrChange w:id="207" w:author="Bollard Practice1" w:date="2024-11-07T10:56:00Z">
              <w:pPr>
                <w:pStyle w:val="a5"/>
                <w:jc w:val="center"/>
              </w:pPr>
            </w:pPrChange>
          </w:pPr>
          <w:bookmarkStart w:id="208" w:name="_GoBack"/>
          <w:bookmarkEnd w:id="208"/>
          <w:ins w:id="209" w:author="Bollard Practice1" w:date="2024-11-07T12:06:00Z">
            <w:r w:rsidRPr="00D772FD">
              <w:rPr>
                <w:rFonts w:ascii="Arial" w:hAnsi="Arial" w:cs="Arial"/>
                <w:noProof/>
                <w:sz w:val="20"/>
                <w:szCs w:val="20"/>
                <w:lang w:val="ru"/>
                <w:rPrChange w:id="210" w:author="Bollard Practice1" w:date="2024-11-07T12:06:00Z">
                  <w:rPr>
                    <w:rFonts w:ascii="Arial" w:hAnsi="Arial" w:cs="Arial"/>
                    <w:b/>
                    <w:bCs/>
                    <w:noProof/>
                    <w:sz w:val="20"/>
                    <w:szCs w:val="20"/>
                    <w:lang w:val="ru"/>
                  </w:rPr>
                </w:rPrChange>
              </w:rPr>
              <w:t>MNL-ALL-11-1001-001 – Группа</w:t>
            </w:r>
          </w:ins>
          <w:del w:id="211" w:author="Bollard Practice1" w:date="2024-11-07T12:06:00Z">
            <w:r w:rsidR="000418A2" w:rsidRPr="00D772FD" w:rsidDel="00D772FD">
              <w:rPr>
                <w:rFonts w:ascii="Arial" w:hAnsi="Arial" w:cs="Arial"/>
                <w:noProof/>
                <w:sz w:val="20"/>
                <w:szCs w:val="20"/>
                <w:lang w:val="ru"/>
                <w:rPrChange w:id="212" w:author="Bollard Practice1" w:date="2024-11-07T12:06:00Z">
                  <w:rPr>
                    <w:rFonts w:ascii="Arial" w:hAnsi="Arial" w:cs="Arial"/>
                    <w:b/>
                    <w:bCs/>
                    <w:noProof/>
                    <w:sz w:val="20"/>
                    <w:szCs w:val="20"/>
                    <w:lang w:val="ru"/>
                  </w:rPr>
                </w:rPrChange>
              </w:rPr>
              <w:delText>Список контактных данных команды аварийного реагирования</w:delText>
            </w:r>
          </w:del>
        </w:p>
      </w:tc>
    </w:tr>
    <w:tr w:rsidR="000418A2" w:rsidRPr="00D772FD" w:rsidTr="00D8337B">
      <w:trPr>
        <w:trHeight w:val="645"/>
        <w:trPrChange w:id="213" w:author="Bollard Practice1" w:date="2024-11-07T10:56:00Z">
          <w:trPr>
            <w:trHeight w:val="645"/>
          </w:trPr>
        </w:trPrChange>
      </w:trPr>
      <w:tc>
        <w:tcPr>
          <w:tcW w:w="2835" w:type="dxa"/>
          <w:vMerge/>
          <w:vAlign w:val="center"/>
          <w:tcPrChange w:id="214" w:author="Bollard Practice1" w:date="2024-11-07T10:56:00Z">
            <w:tcPr>
              <w:tcW w:w="2835" w:type="dxa"/>
              <w:vMerge/>
              <w:tcBorders>
                <w:right w:val="single" w:sz="4" w:space="0" w:color="auto"/>
              </w:tcBorders>
              <w:vAlign w:val="center"/>
            </w:tcPr>
          </w:tcPrChange>
        </w:tcPr>
        <w:p w:rsidR="000418A2" w:rsidRPr="008379ED" w:rsidRDefault="000418A2" w:rsidP="006C313D">
          <w:pPr>
            <w:pStyle w:val="a5"/>
            <w:rPr>
              <w:rFonts w:cs="Arial"/>
              <w:b/>
              <w:noProof/>
              <w:lang w:val="ru-RU"/>
            </w:rPr>
          </w:pPr>
        </w:p>
      </w:tc>
      <w:tc>
        <w:tcPr>
          <w:tcW w:w="6804" w:type="dxa"/>
          <w:vAlign w:val="center"/>
          <w:tcPrChange w:id="215" w:author="Bollard Practice1" w:date="2024-11-07T10:56:00Z">
            <w:tcPr>
              <w:tcW w:w="6804" w:type="dxa"/>
              <w:tcBorders>
                <w:top w:val="single" w:sz="4" w:space="0" w:color="auto"/>
                <w:left w:val="single" w:sz="4" w:space="0" w:color="auto"/>
                <w:bottom w:val="single" w:sz="4" w:space="0" w:color="auto"/>
                <w:right w:val="single" w:sz="4" w:space="0" w:color="auto"/>
              </w:tcBorders>
              <w:vAlign w:val="center"/>
            </w:tcPr>
          </w:tcPrChange>
        </w:tcPr>
        <w:p w:rsidR="000418A2" w:rsidRPr="00D772FD" w:rsidRDefault="000418A2">
          <w:pPr>
            <w:pStyle w:val="a5"/>
            <w:jc w:val="right"/>
            <w:rPr>
              <w:rFonts w:ascii="Arial" w:hAnsi="Arial" w:cs="Arial"/>
              <w:b/>
              <w:noProof/>
              <w:sz w:val="28"/>
              <w:szCs w:val="28"/>
              <w:lang w:val="ru-RU"/>
              <w:rPrChange w:id="216" w:author="Bollard Practice1" w:date="2024-11-07T12:05:00Z">
                <w:rPr>
                  <w:rFonts w:ascii="Arial" w:hAnsi="Arial" w:cs="Arial"/>
                  <w:b/>
                  <w:noProof/>
                  <w:sz w:val="28"/>
                  <w:szCs w:val="28"/>
                </w:rPr>
              </w:rPrChange>
            </w:rPr>
            <w:pPrChange w:id="217" w:author="Bollard Practice1" w:date="2024-11-07T10:56:00Z">
              <w:pPr>
                <w:pStyle w:val="a5"/>
                <w:jc w:val="center"/>
              </w:pPr>
            </w:pPrChange>
          </w:pPr>
          <w:del w:id="218" w:author="Bollard Practice1" w:date="2024-11-07T12:05:00Z">
            <w:r w:rsidDel="00D772FD">
              <w:rPr>
                <w:rFonts w:ascii="Arial" w:hAnsi="Arial" w:cs="Arial"/>
                <w:b/>
                <w:bCs/>
                <w:noProof/>
                <w:sz w:val="28"/>
                <w:szCs w:val="28"/>
                <w:lang w:val="ru"/>
              </w:rPr>
              <w:delText>MNL-ALL-11-1001-001 – Группа</w:delText>
            </w:r>
          </w:del>
          <w:ins w:id="219" w:author="Bollard Practice1" w:date="2024-11-07T12:05:00Z">
            <w:r w:rsidR="00D772FD" w:rsidRPr="00D772FD">
              <w:rPr>
                <w:rFonts w:ascii="Arial" w:hAnsi="Arial" w:cs="Arial"/>
                <w:b/>
                <w:bCs/>
                <w:noProof/>
                <w:sz w:val="28"/>
                <w:szCs w:val="28"/>
                <w:lang w:val="ru"/>
              </w:rPr>
              <w:t>Список контактных данных команды аварийного реагирования</w:t>
            </w:r>
          </w:ins>
          <w:r>
            <w:rPr>
              <w:rFonts w:ascii="Arial" w:hAnsi="Arial" w:cs="Arial"/>
              <w:b/>
              <w:bCs/>
              <w:noProof/>
              <w:sz w:val="28"/>
              <w:szCs w:val="28"/>
              <w:lang w:val="ru"/>
            </w:rPr>
            <w:t xml:space="preserve">   </w:t>
          </w:r>
        </w:p>
      </w:tc>
    </w:tr>
  </w:tbl>
  <w:p w:rsidR="000418A2" w:rsidRPr="00D772FD" w:rsidRDefault="000418A2">
    <w:pPr>
      <w:pStyle w:val="a5"/>
      <w:rPr>
        <w:noProof/>
        <w:lang w:val="ru-RU"/>
        <w:rPrChange w:id="220" w:author="Bollard Practice1" w:date="2024-11-07T12:05:00Z">
          <w:rPr>
            <w:noProof/>
          </w:rPr>
        </w:rPrChang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72FD" w:rsidRDefault="00D772F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952DC"/>
    <w:multiLevelType w:val="hybridMultilevel"/>
    <w:tmpl w:val="60FCF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D1DC8"/>
    <w:multiLevelType w:val="hybridMultilevel"/>
    <w:tmpl w:val="6A34A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B74292"/>
    <w:multiLevelType w:val="hybridMultilevel"/>
    <w:tmpl w:val="017687D6"/>
    <w:lvl w:ilvl="0" w:tplc="F626B414">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A83672"/>
    <w:multiLevelType w:val="hybridMultilevel"/>
    <w:tmpl w:val="7CCC2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248DA"/>
    <w:multiLevelType w:val="hybridMultilevel"/>
    <w:tmpl w:val="D30C0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F77F0"/>
    <w:multiLevelType w:val="hybridMultilevel"/>
    <w:tmpl w:val="1ADE0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0B4D07"/>
    <w:multiLevelType w:val="hybridMultilevel"/>
    <w:tmpl w:val="9AF88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FB734F"/>
    <w:multiLevelType w:val="hybridMultilevel"/>
    <w:tmpl w:val="E2BA8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5F3C5A"/>
    <w:multiLevelType w:val="hybridMultilevel"/>
    <w:tmpl w:val="F5CC56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765645"/>
    <w:multiLevelType w:val="hybridMultilevel"/>
    <w:tmpl w:val="D7EAB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A67DB"/>
    <w:multiLevelType w:val="hybridMultilevel"/>
    <w:tmpl w:val="25382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3"/>
  </w:num>
  <w:num w:numId="5">
    <w:abstractNumId w:val="2"/>
  </w:num>
  <w:num w:numId="6">
    <w:abstractNumId w:val="6"/>
  </w:num>
  <w:num w:numId="7">
    <w:abstractNumId w:val="9"/>
  </w:num>
  <w:num w:numId="8">
    <w:abstractNumId w:val="1"/>
  </w:num>
  <w:num w:numId="9">
    <w:abstractNumId w:val="7"/>
  </w:num>
  <w:num w:numId="10">
    <w:abstractNumId w:val="8"/>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llard Practice1">
    <w15:presenceInfo w15:providerId="AD" w15:userId="S-1-5-21-2941801195-3191893362-4079173992-2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proofState w:spelling="clean"/>
  <w:revisionView w:insDel="0"/>
  <w:trackRevisions/>
  <w:defaultTabStop w:val="720"/>
  <w:doNotHyphenateCaps/>
  <w:drawingGridHorizontalSpacing w:val="181"/>
  <w:drawingGridVerticalSpacing w:val="181"/>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45A"/>
    <w:rsid w:val="000023D9"/>
    <w:rsid w:val="000418A2"/>
    <w:rsid w:val="00044209"/>
    <w:rsid w:val="000668DE"/>
    <w:rsid w:val="00080060"/>
    <w:rsid w:val="00084652"/>
    <w:rsid w:val="00092394"/>
    <w:rsid w:val="000A62F1"/>
    <w:rsid w:val="000B27AF"/>
    <w:rsid w:val="000C191A"/>
    <w:rsid w:val="000C5143"/>
    <w:rsid w:val="000D4C97"/>
    <w:rsid w:val="000E1F32"/>
    <w:rsid w:val="00111D7C"/>
    <w:rsid w:val="00121178"/>
    <w:rsid w:val="001220EC"/>
    <w:rsid w:val="0015079F"/>
    <w:rsid w:val="00161669"/>
    <w:rsid w:val="00190B85"/>
    <w:rsid w:val="001B1975"/>
    <w:rsid w:val="001B3887"/>
    <w:rsid w:val="001D661F"/>
    <w:rsid w:val="001F528F"/>
    <w:rsid w:val="002405B5"/>
    <w:rsid w:val="00261AE0"/>
    <w:rsid w:val="00277628"/>
    <w:rsid w:val="00277D37"/>
    <w:rsid w:val="002B133B"/>
    <w:rsid w:val="002B3244"/>
    <w:rsid w:val="002C086C"/>
    <w:rsid w:val="002C7707"/>
    <w:rsid w:val="002E011D"/>
    <w:rsid w:val="002E2792"/>
    <w:rsid w:val="002E5C90"/>
    <w:rsid w:val="002E738F"/>
    <w:rsid w:val="00323B38"/>
    <w:rsid w:val="00341783"/>
    <w:rsid w:val="00361E21"/>
    <w:rsid w:val="003844CA"/>
    <w:rsid w:val="00385880"/>
    <w:rsid w:val="003D39E4"/>
    <w:rsid w:val="003D651F"/>
    <w:rsid w:val="003E2D21"/>
    <w:rsid w:val="003F2E56"/>
    <w:rsid w:val="00403A2A"/>
    <w:rsid w:val="00406DFA"/>
    <w:rsid w:val="0040780C"/>
    <w:rsid w:val="00423D45"/>
    <w:rsid w:val="00424F71"/>
    <w:rsid w:val="004465FA"/>
    <w:rsid w:val="0046173E"/>
    <w:rsid w:val="004767E3"/>
    <w:rsid w:val="004A44FF"/>
    <w:rsid w:val="004A4B68"/>
    <w:rsid w:val="004F4259"/>
    <w:rsid w:val="004F7F88"/>
    <w:rsid w:val="00513127"/>
    <w:rsid w:val="005171C2"/>
    <w:rsid w:val="00550408"/>
    <w:rsid w:val="005525C4"/>
    <w:rsid w:val="005A5AB5"/>
    <w:rsid w:val="005C1139"/>
    <w:rsid w:val="005E738B"/>
    <w:rsid w:val="005F5312"/>
    <w:rsid w:val="00612FF9"/>
    <w:rsid w:val="006268B4"/>
    <w:rsid w:val="00634CEB"/>
    <w:rsid w:val="006406E8"/>
    <w:rsid w:val="006430E3"/>
    <w:rsid w:val="0065640F"/>
    <w:rsid w:val="00681D27"/>
    <w:rsid w:val="006905A7"/>
    <w:rsid w:val="00696536"/>
    <w:rsid w:val="006A0156"/>
    <w:rsid w:val="006B645A"/>
    <w:rsid w:val="006C313D"/>
    <w:rsid w:val="006D1CB0"/>
    <w:rsid w:val="006D1EAA"/>
    <w:rsid w:val="0070135F"/>
    <w:rsid w:val="00704819"/>
    <w:rsid w:val="00725F70"/>
    <w:rsid w:val="00726ECC"/>
    <w:rsid w:val="00775016"/>
    <w:rsid w:val="00781E0A"/>
    <w:rsid w:val="007A5381"/>
    <w:rsid w:val="007A69BB"/>
    <w:rsid w:val="007D4A0A"/>
    <w:rsid w:val="007E1486"/>
    <w:rsid w:val="008134FB"/>
    <w:rsid w:val="008379ED"/>
    <w:rsid w:val="00876BF5"/>
    <w:rsid w:val="00886310"/>
    <w:rsid w:val="00886956"/>
    <w:rsid w:val="008D1A2A"/>
    <w:rsid w:val="008E0CB5"/>
    <w:rsid w:val="008E6A5B"/>
    <w:rsid w:val="00912175"/>
    <w:rsid w:val="00953AC4"/>
    <w:rsid w:val="00954318"/>
    <w:rsid w:val="00955CC0"/>
    <w:rsid w:val="00983666"/>
    <w:rsid w:val="009A2ADC"/>
    <w:rsid w:val="009B3120"/>
    <w:rsid w:val="009C2308"/>
    <w:rsid w:val="009C69CC"/>
    <w:rsid w:val="009D4988"/>
    <w:rsid w:val="00A01ED9"/>
    <w:rsid w:val="00A0412B"/>
    <w:rsid w:val="00A33D66"/>
    <w:rsid w:val="00A36B2F"/>
    <w:rsid w:val="00A52B8F"/>
    <w:rsid w:val="00A569A0"/>
    <w:rsid w:val="00A62CC6"/>
    <w:rsid w:val="00A82345"/>
    <w:rsid w:val="00AB7511"/>
    <w:rsid w:val="00AD08A6"/>
    <w:rsid w:val="00AF2A4D"/>
    <w:rsid w:val="00AF647B"/>
    <w:rsid w:val="00B06C48"/>
    <w:rsid w:val="00B36F80"/>
    <w:rsid w:val="00B500BD"/>
    <w:rsid w:val="00B733BB"/>
    <w:rsid w:val="00B80893"/>
    <w:rsid w:val="00B81091"/>
    <w:rsid w:val="00B90CF6"/>
    <w:rsid w:val="00B96A2F"/>
    <w:rsid w:val="00BA23C0"/>
    <w:rsid w:val="00BB0E2D"/>
    <w:rsid w:val="00BC1265"/>
    <w:rsid w:val="00BC2C9D"/>
    <w:rsid w:val="00BC3268"/>
    <w:rsid w:val="00BD0A9F"/>
    <w:rsid w:val="00BD4CA2"/>
    <w:rsid w:val="00BE72D8"/>
    <w:rsid w:val="00C02E7A"/>
    <w:rsid w:val="00C03B04"/>
    <w:rsid w:val="00C638AB"/>
    <w:rsid w:val="00C75426"/>
    <w:rsid w:val="00C82853"/>
    <w:rsid w:val="00C94B24"/>
    <w:rsid w:val="00C95B8A"/>
    <w:rsid w:val="00CA08F8"/>
    <w:rsid w:val="00CB58C7"/>
    <w:rsid w:val="00CD5DEC"/>
    <w:rsid w:val="00D5569F"/>
    <w:rsid w:val="00D60519"/>
    <w:rsid w:val="00D614ED"/>
    <w:rsid w:val="00D653A4"/>
    <w:rsid w:val="00D7209A"/>
    <w:rsid w:val="00D772FD"/>
    <w:rsid w:val="00D8337B"/>
    <w:rsid w:val="00D916A8"/>
    <w:rsid w:val="00DA53C6"/>
    <w:rsid w:val="00DA63B0"/>
    <w:rsid w:val="00DC2232"/>
    <w:rsid w:val="00DC3783"/>
    <w:rsid w:val="00DC61B4"/>
    <w:rsid w:val="00DE1940"/>
    <w:rsid w:val="00E12F5E"/>
    <w:rsid w:val="00E207A7"/>
    <w:rsid w:val="00E227BB"/>
    <w:rsid w:val="00E3243E"/>
    <w:rsid w:val="00E36CA2"/>
    <w:rsid w:val="00E42B7A"/>
    <w:rsid w:val="00E73396"/>
    <w:rsid w:val="00E75E2F"/>
    <w:rsid w:val="00EA133B"/>
    <w:rsid w:val="00ED3079"/>
    <w:rsid w:val="00EE79E4"/>
    <w:rsid w:val="00F006C3"/>
    <w:rsid w:val="00F03878"/>
    <w:rsid w:val="00F102EF"/>
    <w:rsid w:val="00F25788"/>
    <w:rsid w:val="00F37E5B"/>
    <w:rsid w:val="00F54461"/>
    <w:rsid w:val="00F7193D"/>
    <w:rsid w:val="00F727EC"/>
    <w:rsid w:val="00F7328F"/>
    <w:rsid w:val="00F76C14"/>
    <w:rsid w:val="00F812AC"/>
    <w:rsid w:val="00F814E8"/>
    <w:rsid w:val="00FA263C"/>
    <w:rsid w:val="00FC1478"/>
    <w:rsid w:val="00FF2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D1C6594B-2F5B-4098-A8E9-643CEDB9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B645A"/>
    <w:rPr>
      <w:rFonts w:ascii="Calibri" w:eastAsia="Times New Roman" w:hAnsi="Calibri" w:cs="Times New Roman"/>
      <w:lang w:val="en-GB" w:eastAsia="en-GB"/>
    </w:rPr>
  </w:style>
  <w:style w:type="paragraph" w:styleId="1">
    <w:name w:val="heading 1"/>
    <w:basedOn w:val="a"/>
    <w:next w:val="a"/>
    <w:link w:val="10"/>
    <w:uiPriority w:val="9"/>
    <w:qFormat/>
    <w:rsid w:val="00DC61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DC61B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6B64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a4">
    <w:name w:val="Заголовок Знак"/>
    <w:basedOn w:val="a0"/>
    <w:link w:val="a3"/>
    <w:uiPriority w:val="10"/>
    <w:rsid w:val="006B645A"/>
    <w:rPr>
      <w:rFonts w:asciiTheme="majorHAnsi" w:eastAsiaTheme="majorEastAsia" w:hAnsiTheme="majorHAnsi" w:cstheme="majorBidi"/>
      <w:color w:val="17365D" w:themeColor="text2" w:themeShade="BF"/>
      <w:spacing w:val="5"/>
      <w:kern w:val="28"/>
      <w:sz w:val="52"/>
      <w:szCs w:val="52"/>
    </w:rPr>
  </w:style>
  <w:style w:type="paragraph" w:styleId="a5">
    <w:name w:val="header"/>
    <w:aliases w:val="Header Title"/>
    <w:basedOn w:val="a"/>
    <w:link w:val="a6"/>
    <w:uiPriority w:val="99"/>
    <w:unhideWhenUsed/>
    <w:rsid w:val="006B645A"/>
    <w:pPr>
      <w:tabs>
        <w:tab w:val="center" w:pos="4680"/>
        <w:tab w:val="right" w:pos="9360"/>
      </w:tabs>
      <w:spacing w:after="0" w:line="240" w:lineRule="auto"/>
    </w:pPr>
  </w:style>
  <w:style w:type="character" w:customStyle="1" w:styleId="a6">
    <w:name w:val="Верхний колонтитул Знак"/>
    <w:aliases w:val="Header Title Знак"/>
    <w:basedOn w:val="a0"/>
    <w:link w:val="a5"/>
    <w:uiPriority w:val="99"/>
    <w:rsid w:val="006B645A"/>
    <w:rPr>
      <w:rFonts w:ascii="Calibri" w:eastAsia="Times New Roman" w:hAnsi="Calibri" w:cs="Times New Roman"/>
      <w:lang w:val="en-GB" w:eastAsia="en-GB"/>
    </w:rPr>
  </w:style>
  <w:style w:type="paragraph" w:styleId="a7">
    <w:name w:val="footer"/>
    <w:basedOn w:val="a"/>
    <w:link w:val="a8"/>
    <w:uiPriority w:val="99"/>
    <w:unhideWhenUsed/>
    <w:rsid w:val="006B645A"/>
    <w:pPr>
      <w:tabs>
        <w:tab w:val="center" w:pos="4680"/>
        <w:tab w:val="right" w:pos="9360"/>
      </w:tabs>
      <w:spacing w:after="0" w:line="240" w:lineRule="auto"/>
    </w:pPr>
  </w:style>
  <w:style w:type="character" w:customStyle="1" w:styleId="a8">
    <w:name w:val="Нижний колонтитул Знак"/>
    <w:basedOn w:val="a0"/>
    <w:link w:val="a7"/>
    <w:uiPriority w:val="99"/>
    <w:rsid w:val="006B645A"/>
    <w:rPr>
      <w:rFonts w:ascii="Calibri" w:eastAsia="Times New Roman" w:hAnsi="Calibri" w:cs="Times New Roman"/>
      <w:lang w:val="en-GB" w:eastAsia="en-GB"/>
    </w:rPr>
  </w:style>
  <w:style w:type="paragraph" w:styleId="a9">
    <w:name w:val="Balloon Text"/>
    <w:basedOn w:val="a"/>
    <w:link w:val="aa"/>
    <w:uiPriority w:val="99"/>
    <w:semiHidden/>
    <w:unhideWhenUsed/>
    <w:rsid w:val="006B645A"/>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6B645A"/>
    <w:rPr>
      <w:rFonts w:ascii="Tahoma" w:eastAsia="Times New Roman" w:hAnsi="Tahoma" w:cs="Tahoma"/>
      <w:sz w:val="16"/>
      <w:szCs w:val="16"/>
      <w:lang w:val="en-GB" w:eastAsia="en-GB"/>
    </w:rPr>
  </w:style>
  <w:style w:type="character" w:customStyle="1" w:styleId="10">
    <w:name w:val="Заголовок 1 Знак"/>
    <w:basedOn w:val="a0"/>
    <w:link w:val="1"/>
    <w:uiPriority w:val="9"/>
    <w:rsid w:val="00DC61B4"/>
    <w:rPr>
      <w:rFonts w:asciiTheme="majorHAnsi" w:eastAsiaTheme="majorEastAsia" w:hAnsiTheme="majorHAnsi" w:cstheme="majorBidi"/>
      <w:b/>
      <w:bCs/>
      <w:color w:val="365F91" w:themeColor="accent1" w:themeShade="BF"/>
      <w:sz w:val="28"/>
      <w:szCs w:val="28"/>
      <w:lang w:val="en-GB" w:eastAsia="en-GB"/>
    </w:rPr>
  </w:style>
  <w:style w:type="paragraph" w:styleId="ab">
    <w:name w:val="TOC Heading"/>
    <w:basedOn w:val="1"/>
    <w:next w:val="a"/>
    <w:uiPriority w:val="39"/>
    <w:unhideWhenUsed/>
    <w:qFormat/>
    <w:rsid w:val="00DC61B4"/>
    <w:pPr>
      <w:outlineLvl w:val="9"/>
    </w:pPr>
    <w:rPr>
      <w:lang w:val="en-US" w:eastAsia="ja-JP"/>
    </w:rPr>
  </w:style>
  <w:style w:type="paragraph" w:styleId="ac">
    <w:name w:val="List Paragraph"/>
    <w:basedOn w:val="a"/>
    <w:uiPriority w:val="34"/>
    <w:qFormat/>
    <w:rsid w:val="00DC61B4"/>
    <w:pPr>
      <w:ind w:left="720"/>
      <w:contextualSpacing/>
    </w:pPr>
  </w:style>
  <w:style w:type="character" w:styleId="ad">
    <w:name w:val="Subtle Emphasis"/>
    <w:basedOn w:val="a0"/>
    <w:uiPriority w:val="19"/>
    <w:qFormat/>
    <w:rsid w:val="00DC61B4"/>
    <w:rPr>
      <w:i/>
      <w:iCs/>
      <w:color w:val="808080" w:themeColor="text1" w:themeTint="7F"/>
    </w:rPr>
  </w:style>
  <w:style w:type="paragraph" w:styleId="ae">
    <w:name w:val="Subtitle"/>
    <w:basedOn w:val="a"/>
    <w:next w:val="a"/>
    <w:link w:val="af"/>
    <w:uiPriority w:val="11"/>
    <w:qFormat/>
    <w:rsid w:val="00DC61B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
    <w:name w:val="Подзаголовок Знак"/>
    <w:basedOn w:val="a0"/>
    <w:link w:val="ae"/>
    <w:uiPriority w:val="11"/>
    <w:rsid w:val="00DC61B4"/>
    <w:rPr>
      <w:rFonts w:asciiTheme="majorHAnsi" w:eastAsiaTheme="majorEastAsia" w:hAnsiTheme="majorHAnsi" w:cstheme="majorBidi"/>
      <w:i/>
      <w:iCs/>
      <w:color w:val="4F81BD" w:themeColor="accent1"/>
      <w:spacing w:val="15"/>
      <w:sz w:val="24"/>
      <w:szCs w:val="24"/>
      <w:lang w:val="en-GB" w:eastAsia="en-GB"/>
    </w:rPr>
  </w:style>
  <w:style w:type="character" w:customStyle="1" w:styleId="20">
    <w:name w:val="Заголовок 2 Знак"/>
    <w:basedOn w:val="a0"/>
    <w:link w:val="2"/>
    <w:uiPriority w:val="9"/>
    <w:rsid w:val="00DC61B4"/>
    <w:rPr>
      <w:rFonts w:asciiTheme="majorHAnsi" w:eastAsiaTheme="majorEastAsia" w:hAnsiTheme="majorHAnsi" w:cstheme="majorBidi"/>
      <w:b/>
      <w:bCs/>
      <w:color w:val="4F81BD" w:themeColor="accent1"/>
      <w:sz w:val="26"/>
      <w:szCs w:val="26"/>
      <w:lang w:val="en-GB" w:eastAsia="en-GB"/>
    </w:rPr>
  </w:style>
  <w:style w:type="paragraph" w:styleId="af0">
    <w:name w:val="No Spacing"/>
    <w:uiPriority w:val="1"/>
    <w:qFormat/>
    <w:rsid w:val="00DC61B4"/>
    <w:pPr>
      <w:spacing w:after="0" w:line="240" w:lineRule="auto"/>
    </w:pPr>
    <w:rPr>
      <w:rFonts w:ascii="Calibri" w:eastAsia="Times New Roman" w:hAnsi="Calibri" w:cs="Times New Roman"/>
      <w:lang w:val="en-GB" w:eastAsia="en-GB"/>
    </w:rPr>
  </w:style>
  <w:style w:type="paragraph" w:styleId="11">
    <w:name w:val="toc 1"/>
    <w:basedOn w:val="a"/>
    <w:next w:val="a"/>
    <w:autoRedefine/>
    <w:uiPriority w:val="39"/>
    <w:unhideWhenUsed/>
    <w:rsid w:val="00B81091"/>
    <w:pPr>
      <w:spacing w:after="100"/>
    </w:pPr>
  </w:style>
  <w:style w:type="paragraph" w:styleId="21">
    <w:name w:val="toc 2"/>
    <w:basedOn w:val="a"/>
    <w:next w:val="a"/>
    <w:autoRedefine/>
    <w:uiPriority w:val="39"/>
    <w:unhideWhenUsed/>
    <w:rsid w:val="00B81091"/>
    <w:pPr>
      <w:spacing w:after="100"/>
      <w:ind w:left="220"/>
    </w:pPr>
  </w:style>
  <w:style w:type="paragraph" w:styleId="3">
    <w:name w:val="toc 3"/>
    <w:basedOn w:val="a"/>
    <w:next w:val="a"/>
    <w:autoRedefine/>
    <w:uiPriority w:val="39"/>
    <w:unhideWhenUsed/>
    <w:rsid w:val="00B81091"/>
    <w:pPr>
      <w:spacing w:after="100"/>
      <w:ind w:left="440"/>
    </w:pPr>
  </w:style>
  <w:style w:type="table" w:customStyle="1" w:styleId="TableGrid1">
    <w:name w:val="Table Grid1"/>
    <w:basedOn w:val="a1"/>
    <w:next w:val="af1"/>
    <w:uiPriority w:val="59"/>
    <w:rsid w:val="00B81091"/>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1">
    <w:name w:val="Table Grid"/>
    <w:basedOn w:val="a1"/>
    <w:uiPriority w:val="59"/>
    <w:rsid w:val="00B81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AF647B"/>
    <w:rPr>
      <w:color w:val="0000FF" w:themeColor="hyperlink"/>
      <w:u w:val="single"/>
    </w:rPr>
  </w:style>
  <w:style w:type="paragraph" w:styleId="af3">
    <w:name w:val="Body Text"/>
    <w:basedOn w:val="a"/>
    <w:link w:val="af4"/>
    <w:uiPriority w:val="99"/>
    <w:rsid w:val="00BD4CA2"/>
    <w:pPr>
      <w:tabs>
        <w:tab w:val="left" w:pos="720"/>
        <w:tab w:val="left" w:pos="1440"/>
      </w:tabs>
      <w:spacing w:after="0" w:line="240" w:lineRule="auto"/>
      <w:jc w:val="both"/>
    </w:pPr>
    <w:rPr>
      <w:rFonts w:ascii="Arial" w:hAnsi="Arial"/>
      <w:szCs w:val="20"/>
      <w:lang w:val="en-US" w:eastAsia="en-US"/>
    </w:rPr>
  </w:style>
  <w:style w:type="character" w:customStyle="1" w:styleId="af4">
    <w:name w:val="Основной текст Знак"/>
    <w:basedOn w:val="a0"/>
    <w:link w:val="af3"/>
    <w:uiPriority w:val="99"/>
    <w:rsid w:val="00BD4CA2"/>
    <w:rPr>
      <w:rFonts w:ascii="Arial" w:eastAsia="Times New Roman" w:hAnsi="Arial" w:cs="Times New Roman"/>
      <w:szCs w:val="20"/>
    </w:rPr>
  </w:style>
  <w:style w:type="paragraph" w:customStyle="1" w:styleId="TableText">
    <w:name w:val="Table Text"/>
    <w:uiPriority w:val="99"/>
    <w:rsid w:val="00BD4CA2"/>
    <w:pPr>
      <w:tabs>
        <w:tab w:val="left" w:pos="3585"/>
        <w:tab w:val="left" w:pos="7140"/>
      </w:tabs>
      <w:spacing w:after="0" w:line="240" w:lineRule="auto"/>
    </w:pPr>
    <w:rPr>
      <w:rFonts w:ascii="Helvetica" w:eastAsia="Times New Roman" w:hAnsi="Helvetica" w:cs="Times New Roman"/>
      <w:color w:val="000000"/>
      <w:sz w:val="20"/>
      <w:szCs w:val="20"/>
    </w:rPr>
  </w:style>
  <w:style w:type="paragraph" w:customStyle="1" w:styleId="Default">
    <w:name w:val="Default"/>
    <w:rsid w:val="00D916A8"/>
    <w:pPr>
      <w:autoSpaceDE w:val="0"/>
      <w:autoSpaceDN w:val="0"/>
      <w:adjustRightInd w:val="0"/>
      <w:spacing w:after="0" w:line="240" w:lineRule="auto"/>
    </w:pPr>
    <w:rPr>
      <w:rFonts w:ascii="Arial" w:hAnsi="Arial" w:cs="Arial"/>
      <w:color w:val="000000"/>
      <w:sz w:val="24"/>
      <w:szCs w:val="24"/>
    </w:rPr>
  </w:style>
  <w:style w:type="paragraph" w:styleId="4">
    <w:name w:val="toc 4"/>
    <w:basedOn w:val="a"/>
    <w:next w:val="a"/>
    <w:autoRedefine/>
    <w:uiPriority w:val="39"/>
    <w:semiHidden/>
    <w:unhideWhenUsed/>
    <w:rsid w:val="0046173E"/>
    <w:pPr>
      <w:spacing w:after="100"/>
      <w:ind w:left="660"/>
    </w:pPr>
  </w:style>
  <w:style w:type="paragraph" w:styleId="22">
    <w:name w:val="Body Text 2"/>
    <w:basedOn w:val="a"/>
    <w:link w:val="23"/>
    <w:uiPriority w:val="99"/>
    <w:semiHidden/>
    <w:unhideWhenUsed/>
    <w:rsid w:val="000023D9"/>
    <w:pPr>
      <w:spacing w:after="120" w:line="480" w:lineRule="auto"/>
    </w:pPr>
  </w:style>
  <w:style w:type="character" w:customStyle="1" w:styleId="23">
    <w:name w:val="Основной текст 2 Знак"/>
    <w:basedOn w:val="a0"/>
    <w:link w:val="22"/>
    <w:uiPriority w:val="99"/>
    <w:semiHidden/>
    <w:rsid w:val="000023D9"/>
    <w:rPr>
      <w:rFonts w:ascii="Calibri" w:eastAsia="Times New Roman" w:hAnsi="Calibri" w:cs="Times New Roman"/>
      <w:lang w:val="en-GB" w:eastAsia="en-GB"/>
    </w:rPr>
  </w:style>
  <w:style w:type="table" w:customStyle="1" w:styleId="TableGrid11">
    <w:name w:val="Table Grid11"/>
    <w:basedOn w:val="a1"/>
    <w:next w:val="af1"/>
    <w:uiPriority w:val="59"/>
    <w:rsid w:val="00044209"/>
    <w:pPr>
      <w:spacing w:after="0" w:line="240" w:lineRule="auto"/>
    </w:pPr>
    <w:rPr>
      <w:rFonts w:ascii="Calibri" w:eastAsia="Times New Roman" w:hAnsi="Calibri" w:cs="Calibri"/>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laceholder Text"/>
    <w:basedOn w:val="a0"/>
    <w:uiPriority w:val="99"/>
    <w:semiHidden/>
    <w:rsid w:val="001220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52346">
      <w:bodyDiv w:val="1"/>
      <w:marLeft w:val="0"/>
      <w:marRight w:val="0"/>
      <w:marTop w:val="0"/>
      <w:marBottom w:val="0"/>
      <w:divBdr>
        <w:top w:val="none" w:sz="0" w:space="0" w:color="auto"/>
        <w:left w:val="none" w:sz="0" w:space="0" w:color="auto"/>
        <w:bottom w:val="none" w:sz="0" w:space="0" w:color="auto"/>
        <w:right w:val="none" w:sz="0" w:space="0" w:color="auto"/>
      </w:divBdr>
    </w:div>
    <w:div w:id="70465703">
      <w:bodyDiv w:val="1"/>
      <w:marLeft w:val="0"/>
      <w:marRight w:val="0"/>
      <w:marTop w:val="0"/>
      <w:marBottom w:val="0"/>
      <w:divBdr>
        <w:top w:val="none" w:sz="0" w:space="0" w:color="auto"/>
        <w:left w:val="none" w:sz="0" w:space="0" w:color="auto"/>
        <w:bottom w:val="none" w:sz="0" w:space="0" w:color="auto"/>
        <w:right w:val="none" w:sz="0" w:space="0" w:color="auto"/>
      </w:divBdr>
    </w:div>
    <w:div w:id="274098540">
      <w:bodyDiv w:val="1"/>
      <w:marLeft w:val="0"/>
      <w:marRight w:val="0"/>
      <w:marTop w:val="0"/>
      <w:marBottom w:val="0"/>
      <w:divBdr>
        <w:top w:val="none" w:sz="0" w:space="0" w:color="auto"/>
        <w:left w:val="none" w:sz="0" w:space="0" w:color="auto"/>
        <w:bottom w:val="none" w:sz="0" w:space="0" w:color="auto"/>
        <w:right w:val="none" w:sz="0" w:space="0" w:color="auto"/>
      </w:divBdr>
    </w:div>
    <w:div w:id="290094504">
      <w:bodyDiv w:val="1"/>
      <w:marLeft w:val="0"/>
      <w:marRight w:val="0"/>
      <w:marTop w:val="0"/>
      <w:marBottom w:val="0"/>
      <w:divBdr>
        <w:top w:val="none" w:sz="0" w:space="0" w:color="auto"/>
        <w:left w:val="none" w:sz="0" w:space="0" w:color="auto"/>
        <w:bottom w:val="none" w:sz="0" w:space="0" w:color="auto"/>
        <w:right w:val="none" w:sz="0" w:space="0" w:color="auto"/>
      </w:divBdr>
    </w:div>
    <w:div w:id="790585980">
      <w:bodyDiv w:val="1"/>
      <w:marLeft w:val="0"/>
      <w:marRight w:val="0"/>
      <w:marTop w:val="0"/>
      <w:marBottom w:val="0"/>
      <w:divBdr>
        <w:top w:val="none" w:sz="0" w:space="0" w:color="auto"/>
        <w:left w:val="none" w:sz="0" w:space="0" w:color="auto"/>
        <w:bottom w:val="none" w:sz="0" w:space="0" w:color="auto"/>
        <w:right w:val="none" w:sz="0" w:space="0" w:color="auto"/>
      </w:divBdr>
    </w:div>
    <w:div w:id="1206481222">
      <w:bodyDiv w:val="1"/>
      <w:marLeft w:val="0"/>
      <w:marRight w:val="0"/>
      <w:marTop w:val="0"/>
      <w:marBottom w:val="0"/>
      <w:divBdr>
        <w:top w:val="none" w:sz="0" w:space="0" w:color="auto"/>
        <w:left w:val="none" w:sz="0" w:space="0" w:color="auto"/>
        <w:bottom w:val="none" w:sz="0" w:space="0" w:color="auto"/>
        <w:right w:val="none" w:sz="0" w:space="0" w:color="auto"/>
      </w:divBdr>
    </w:div>
    <w:div w:id="1285692685">
      <w:bodyDiv w:val="1"/>
      <w:marLeft w:val="0"/>
      <w:marRight w:val="0"/>
      <w:marTop w:val="0"/>
      <w:marBottom w:val="0"/>
      <w:divBdr>
        <w:top w:val="none" w:sz="0" w:space="0" w:color="auto"/>
        <w:left w:val="none" w:sz="0" w:space="0" w:color="auto"/>
        <w:bottom w:val="none" w:sz="0" w:space="0" w:color="auto"/>
        <w:right w:val="none" w:sz="0" w:space="0" w:color="auto"/>
      </w:divBdr>
    </w:div>
    <w:div w:id="1631739117">
      <w:bodyDiv w:val="1"/>
      <w:marLeft w:val="0"/>
      <w:marRight w:val="0"/>
      <w:marTop w:val="0"/>
      <w:marBottom w:val="0"/>
      <w:divBdr>
        <w:top w:val="none" w:sz="0" w:space="0" w:color="auto"/>
        <w:left w:val="none" w:sz="0" w:space="0" w:color="auto"/>
        <w:bottom w:val="none" w:sz="0" w:space="0" w:color="auto"/>
        <w:right w:val="none" w:sz="0" w:space="0" w:color="auto"/>
      </w:divBdr>
    </w:div>
    <w:div w:id="1673489459">
      <w:bodyDiv w:val="1"/>
      <w:marLeft w:val="0"/>
      <w:marRight w:val="0"/>
      <w:marTop w:val="0"/>
      <w:marBottom w:val="0"/>
      <w:divBdr>
        <w:top w:val="none" w:sz="0" w:space="0" w:color="auto"/>
        <w:left w:val="none" w:sz="0" w:space="0" w:color="auto"/>
        <w:bottom w:val="none" w:sz="0" w:space="0" w:color="auto"/>
        <w:right w:val="none" w:sz="0" w:space="0" w:color="auto"/>
      </w:divBdr>
    </w:div>
    <w:div w:id="1711488523">
      <w:bodyDiv w:val="1"/>
      <w:marLeft w:val="0"/>
      <w:marRight w:val="0"/>
      <w:marTop w:val="0"/>
      <w:marBottom w:val="0"/>
      <w:divBdr>
        <w:top w:val="none" w:sz="0" w:space="0" w:color="auto"/>
        <w:left w:val="none" w:sz="0" w:space="0" w:color="auto"/>
        <w:bottom w:val="none" w:sz="0" w:space="0" w:color="auto"/>
        <w:right w:val="none" w:sz="0" w:space="0" w:color="auto"/>
      </w:divBdr>
    </w:div>
    <w:div w:id="185961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jrcc.cyp@cytanet.com.cy"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mailto:shipalert@mpa.gov.sg"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jrcc.cyp@cytanet.com.cy" TargetMode="External"/><Relationship Id="rId25" Type="http://schemas.openxmlformats.org/officeDocument/2006/relationships/hyperlink" Target="mailto:reports@amsa.gov.au"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Emergency.group@smitlamnalco.com" TargetMode="External"/><Relationship Id="rId20" Type="http://schemas.openxmlformats.org/officeDocument/2006/relationships/hyperlink" Target="mailto:isps@mpa.gov.sg"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SSAS@dms.mcw.gov.cy"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jdewet@smitlamnalco.com" TargetMode="External"/><Relationship Id="rId23" Type="http://schemas.openxmlformats.org/officeDocument/2006/relationships/hyperlink" Target="mailto:casualty@amp.gob.pa"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mailto:reports@amsa.gov.au"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mailto:isps@amp.gob.pa"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2B74E9EA3504BD5B960AB411E420082"/>
        <w:category>
          <w:name w:val="Общие"/>
          <w:gallery w:val="placeholder"/>
        </w:category>
        <w:types>
          <w:type w:val="bbPlcHdr"/>
        </w:types>
        <w:behaviors>
          <w:behavior w:val="content"/>
        </w:behaviors>
        <w:guid w:val="{8975878A-3B31-4166-AFA9-0CFB1E886711}"/>
      </w:docPartPr>
      <w:docPartBody>
        <w:p w:rsidR="00C267E8" w:rsidRDefault="00750B43" w:rsidP="00750B43">
          <w:pPr>
            <w:pStyle w:val="C2B74E9EA3504BD5B960AB411E420082"/>
          </w:pPr>
          <w:r w:rsidRPr="008C2386">
            <w:rPr>
              <w:rStyle w:val="a3"/>
            </w:rPr>
            <w:t>[Document Owner]</w:t>
          </w:r>
        </w:p>
      </w:docPartBody>
    </w:docPart>
    <w:docPart>
      <w:docPartPr>
        <w:name w:val="30010FC8F23944A6852B507D345CFF79"/>
        <w:category>
          <w:name w:val="Общие"/>
          <w:gallery w:val="placeholder"/>
        </w:category>
        <w:types>
          <w:type w:val="bbPlcHdr"/>
        </w:types>
        <w:behaviors>
          <w:behavior w:val="content"/>
        </w:behaviors>
        <w:guid w:val="{B249EB77-3585-4C78-BA06-52921A8A327E}"/>
      </w:docPartPr>
      <w:docPartBody>
        <w:p w:rsidR="00C267E8" w:rsidRDefault="00750B43" w:rsidP="00750B43">
          <w:pPr>
            <w:pStyle w:val="30010FC8F23944A6852B507D345CFF79"/>
          </w:pPr>
          <w:r w:rsidRPr="008C2386">
            <w:rPr>
              <w:rStyle w:val="a3"/>
            </w:rPr>
            <w:t>[Issue Date]</w:t>
          </w:r>
        </w:p>
      </w:docPartBody>
    </w:docPart>
    <w:docPart>
      <w:docPartPr>
        <w:name w:val="73A4B8B42A144557AD1AFC9CA1C6E2E6"/>
        <w:category>
          <w:name w:val="Общие"/>
          <w:gallery w:val="placeholder"/>
        </w:category>
        <w:types>
          <w:type w:val="bbPlcHdr"/>
        </w:types>
        <w:behaviors>
          <w:behavior w:val="content"/>
        </w:behaviors>
        <w:guid w:val="{E5ADC90F-040C-49C5-8812-D2815EA545B9}"/>
      </w:docPartPr>
      <w:docPartBody>
        <w:p w:rsidR="00C267E8" w:rsidRDefault="00750B43" w:rsidP="00750B43">
          <w:pPr>
            <w:pStyle w:val="73A4B8B42A144557AD1AFC9CA1C6E2E6"/>
          </w:pPr>
          <w:r w:rsidRPr="00B770F8">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1CF"/>
    <w:rsid w:val="000A6CA6"/>
    <w:rsid w:val="000F02A5"/>
    <w:rsid w:val="00204D64"/>
    <w:rsid w:val="0029415E"/>
    <w:rsid w:val="00464E88"/>
    <w:rsid w:val="00603C3E"/>
    <w:rsid w:val="00750B43"/>
    <w:rsid w:val="007F5737"/>
    <w:rsid w:val="008D5D12"/>
    <w:rsid w:val="008E5932"/>
    <w:rsid w:val="008F352C"/>
    <w:rsid w:val="009A1007"/>
    <w:rsid w:val="00A20A95"/>
    <w:rsid w:val="00A469C4"/>
    <w:rsid w:val="00C267E8"/>
    <w:rsid w:val="00DD163E"/>
    <w:rsid w:val="00E137CB"/>
    <w:rsid w:val="00F84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50B43"/>
    <w:rPr>
      <w:color w:val="808080"/>
    </w:rPr>
  </w:style>
  <w:style w:type="paragraph" w:customStyle="1" w:styleId="0F4A53B5824344CAB4195985532C0A6C">
    <w:name w:val="0F4A53B5824344CAB4195985532C0A6C"/>
    <w:rsid w:val="00F841CF"/>
  </w:style>
  <w:style w:type="paragraph" w:customStyle="1" w:styleId="DDFE438793A8415A90506CE46EF8ECBF">
    <w:name w:val="DDFE438793A8415A90506CE46EF8ECBF"/>
    <w:rsid w:val="00F841CF"/>
  </w:style>
  <w:style w:type="paragraph" w:customStyle="1" w:styleId="EE6E7E8A49FE4BFAB79F365E455856D8">
    <w:name w:val="EE6E7E8A49FE4BFAB79F365E455856D8"/>
    <w:rsid w:val="00F841CF"/>
  </w:style>
  <w:style w:type="paragraph" w:customStyle="1" w:styleId="C2B74E9EA3504BD5B960AB411E420082">
    <w:name w:val="C2B74E9EA3504BD5B960AB411E420082"/>
    <w:rsid w:val="00750B43"/>
    <w:rPr>
      <w:lang w:val="ru-RU" w:eastAsia="ru-RU"/>
    </w:rPr>
  </w:style>
  <w:style w:type="paragraph" w:customStyle="1" w:styleId="30010FC8F23944A6852B507D345CFF79">
    <w:name w:val="30010FC8F23944A6852B507D345CFF79"/>
    <w:rsid w:val="00750B43"/>
    <w:rPr>
      <w:lang w:val="ru-RU" w:eastAsia="ru-RU"/>
    </w:rPr>
  </w:style>
  <w:style w:type="paragraph" w:customStyle="1" w:styleId="73A4B8B42A144557AD1AFC9CA1C6E2E6">
    <w:name w:val="73A4B8B42A144557AD1AFC9CA1C6E2E6"/>
    <w:rsid w:val="00750B43"/>
    <w:rPr>
      <w:lang w:val="ru-RU" w:eastAsia="ru-RU"/>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Version1.0</DLCPolicyLabelValue>
    <DocumentDepartment xmlns="78fc6c61-5c65-4bfb-b2b3-d1a4cf670044">1000 Management</DocumentDepartment>
    <DocumentLocation xmlns="78fc6c61-5c65-4bfb-b2b3-d1a4cf670044">ALL</DocumentLocation>
    <ProcedureNumber xmlns="78fc6c61-5c65-4bfb-b2b3-d1a4cf670044">MNL-ALL-11-1001-001</ProcedureNumber>
    <Remarks xmlns="1f9dd273-80c6-4aed-baad-2e8d365ff91c" xsi:nil="true"/>
    <OVMSAElement xmlns="78fc6c61-5c65-4bfb-b2b3-d1a4cf670044">11</OVMSAElement>
    <_DCDateModified xmlns="http://schemas.microsoft.com/sharepoint/v3/fields">2016-09-28T22:00:00+00:00</_DCDateModified>
    <DocumentType xmlns="78fc6c61-5c65-4bfb-b2b3-d1a4cf670044">MNL</DocumentTyp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178A1F-7B0F-45B0-BC87-D74DA708911C}">
  <ds:schemaRefs>
    <ds:schemaRef ds:uri="http://schemas.microsoft.com/sharepoint/v3/contenttype/forms"/>
  </ds:schemaRefs>
</ds:datastoreItem>
</file>

<file path=customXml/itemProps2.xml><?xml version="1.0" encoding="utf-8"?>
<ds:datastoreItem xmlns:ds="http://schemas.openxmlformats.org/officeDocument/2006/customXml" ds:itemID="{24100796-9A4F-443A-B959-68AAA8EFECB4}">
  <ds:schemaRefs>
    <ds:schemaRef ds:uri="office.server.policy"/>
  </ds:schemaRefs>
</ds:datastoreItem>
</file>

<file path=customXml/itemProps3.xml><?xml version="1.0" encoding="utf-8"?>
<ds:datastoreItem xmlns:ds="http://schemas.openxmlformats.org/officeDocument/2006/customXml" ds:itemID="{9E290106-EB85-47D5-B609-353345578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86AF3E-620A-42CD-A9E1-03B26833D653}">
  <ds:schemaRefs>
    <ds:schemaRef ds:uri="http://purl.org/dc/terms/"/>
    <ds:schemaRef ds:uri="http://schemas.microsoft.com/office/2006/documentManagement/types"/>
    <ds:schemaRef ds:uri="78fc6c61-5c65-4bfb-b2b3-d1a4cf670044"/>
    <ds:schemaRef ds:uri="http://schemas.microsoft.com/office/infopath/2007/PartnerControls"/>
    <ds:schemaRef ds:uri="http://schemas.openxmlformats.org/package/2006/metadata/core-properties"/>
    <ds:schemaRef ds:uri="http://purl.org/dc/elements/1.1/"/>
    <ds:schemaRef ds:uri="http://schemas.microsoft.com/office/2006/metadata/properties"/>
    <ds:schemaRef ds:uri="http://schemas.microsoft.com/sharepoint/v3/fields"/>
    <ds:schemaRef ds:uri="387b7e62-d6f7-4046-b121-beaa376de823"/>
    <ds:schemaRef ds:uri="1f9dd273-80c6-4aed-baad-2e8d365ff91c"/>
    <ds:schemaRef ds:uri="http://www.w3.org/XML/1998/namespace"/>
    <ds:schemaRef ds:uri="http://purl.org/dc/dcmitype/"/>
  </ds:schemaRefs>
</ds:datastoreItem>
</file>

<file path=customXml/itemProps5.xml><?xml version="1.0" encoding="utf-8"?>
<ds:datastoreItem xmlns:ds="http://schemas.openxmlformats.org/officeDocument/2006/customXml" ds:itemID="{0B995942-4DF3-4472-834E-50DA28BE1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31</Pages>
  <Words>4257</Words>
  <Characters>24268</Characters>
  <Application>Microsoft Office Word</Application>
  <DocSecurity>0</DocSecurity>
  <Lines>202</Lines>
  <Paragraphs>56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MNL-ALL-11-1001-001 - Emergency Response Manual GROUP</vt:lpstr>
      <vt:lpstr>MNL-ALL-11-1001-001 - Emergency Response Manual GROUP</vt:lpstr>
    </vt:vector>
  </TitlesOfParts>
  <Manager>VKrichun@bollard-marine.group</Manager>
  <Company>ООО "БОЛЛАРД"</Company>
  <LinksUpToDate>false</LinksUpToDate>
  <CharactersWithSpaces>28469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2014-11-11T13:28:00Z</cp:lastPrinted>
  <dcterms:created xsi:type="dcterms:W3CDTF">2016-04-07T06:26:00Z</dcterms:created>
  <dcterms:modified xsi:type="dcterms:W3CDTF">2024-11-07T09:06:00Z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ProcedureNumber">
    <vt:lpwstr>MNL-ALL-11-1001-001</vt:lpwstr>
  </property>
  <property fmtid="{D5CDD505-2E9C-101B-9397-08002B2CF9AE}" pid="6" name="DocumentDepartment">
    <vt:lpwstr>1000 Management</vt:lpwstr>
  </property>
  <property fmtid="{D5CDD505-2E9C-101B-9397-08002B2CF9AE}" pid="7" name="DocumentLocation">
    <vt:lpwstr>ALL</vt:lpwstr>
  </property>
  <property fmtid="{D5CDD505-2E9C-101B-9397-08002B2CF9AE}" pid="8" name="OVMSAElement">
    <vt:lpwstr>11</vt:lpwstr>
  </property>
  <property fmtid="{D5CDD505-2E9C-101B-9397-08002B2CF9AE}" pid="9" name="DocumentType">
    <vt:lpwstr>MNL</vt:lpwstr>
  </property>
  <property fmtid="{D5CDD505-2E9C-101B-9397-08002B2CF9AE}" pid="10" name="ContentTypeId">
    <vt:lpwstr>0x010100D41B7BC9CBC0E24B938095682597774800DBAC7500D69BF34A8C76BA0FFC253C1E</vt:lpwstr>
  </property>
  <property fmtid="{D5CDD505-2E9C-101B-9397-08002B2CF9AE}" pid="11" name="Element">
    <vt:lpwstr>11</vt:lpwstr>
  </property>
</Properties>
</file>