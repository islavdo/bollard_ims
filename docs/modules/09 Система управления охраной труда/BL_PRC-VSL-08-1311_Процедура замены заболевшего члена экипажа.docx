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523A" w14:textId="795F3246" w:rsidR="00EF7C22" w:rsidRPr="006C4607" w:rsidRDefault="006C4607" w:rsidP="00EF7C22">
      <w:pPr>
        <w:spacing w:after="0"/>
        <w:ind w:firstLine="765"/>
        <w:jc w:val="right"/>
        <w:rPr>
          <w:rFonts w:ascii="Proxima Nova Rg" w:hAnsi="Proxima Nova Rg"/>
          <w:b/>
          <w:sz w:val="20"/>
          <w:szCs w:val="20"/>
        </w:rPr>
      </w:pPr>
      <w:r w:rsidRPr="004576AF">
        <w:rPr>
          <w:rFonts w:ascii="Proxima Nova Rg" w:hAnsi="Proxima Nova Rg"/>
          <w:noProof/>
        </w:rPr>
        <w:drawing>
          <wp:anchor distT="0" distB="0" distL="114300" distR="114300" simplePos="0" relativeHeight="251659264" behindDoc="0" locked="0" layoutInCell="1" allowOverlap="1" wp14:anchorId="5418ACA7" wp14:editId="25C25583">
            <wp:simplePos x="0" y="0"/>
            <wp:positionH relativeFrom="column">
              <wp:posOffset>3742267</wp:posOffset>
            </wp:positionH>
            <wp:positionV relativeFrom="paragraph">
              <wp:posOffset>0</wp:posOffset>
            </wp:positionV>
            <wp:extent cx="2440305" cy="2203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E7B93" w14:textId="77777777" w:rsidR="00FB25E3" w:rsidRPr="006C4607" w:rsidRDefault="00FB25E3" w:rsidP="006D4837">
      <w:pPr>
        <w:rPr>
          <w:rFonts w:ascii="Proxima Nova Rg" w:hAnsi="Proxima Nova Rg" w:cs="Arial"/>
          <w:sz w:val="20"/>
          <w:szCs w:val="20"/>
        </w:rPr>
      </w:pPr>
    </w:p>
    <w:p w14:paraId="33DB99AA" w14:textId="77777777" w:rsidR="004120ED" w:rsidRPr="006C4607" w:rsidRDefault="004120ED" w:rsidP="006D4837">
      <w:pPr>
        <w:rPr>
          <w:rFonts w:ascii="Proxima Nova Rg" w:hAnsi="Proxima Nova Rg" w:cs="Arial"/>
          <w:sz w:val="20"/>
          <w:szCs w:val="20"/>
        </w:rPr>
      </w:pPr>
    </w:p>
    <w:p w14:paraId="65870C9E" w14:textId="408DB6B3" w:rsidR="00710D16" w:rsidRPr="006C4607" w:rsidRDefault="006C4607" w:rsidP="006C4607">
      <w:pPr>
        <w:pStyle w:val="a8"/>
        <w:jc w:val="both"/>
        <w:rPr>
          <w:rFonts w:ascii="Proxima Nova Rg" w:hAnsi="Proxima Nova Rg"/>
          <w:szCs w:val="32"/>
          <w:lang w:val="en-US" w:bidi="ru-RU"/>
        </w:rPr>
      </w:pPr>
      <w:r w:rsidRPr="004576AF">
        <w:rPr>
          <w:rFonts w:ascii="Proxima Nova Rg" w:hAnsi="Proxima Nova Rg"/>
          <w:b w:val="0"/>
          <w:bCs w:val="0"/>
          <w:noProof/>
          <w:szCs w:val="32"/>
          <w:lang w:val="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60CE2B" wp14:editId="4E3CA79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008120" cy="1404620"/>
                <wp:effectExtent l="0" t="0" r="0" b="0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8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34753" w14:textId="5F431EE3" w:rsidR="006C4607" w:rsidRPr="006C4607" w:rsidRDefault="006C4607" w:rsidP="006C4607">
                            <w:pPr>
                              <w:jc w:val="center"/>
                              <w:rPr>
                                <w:rFonts w:ascii="Proxima Nova Rg" w:hAnsi="Proxima Nova Rg" w:cs="Arial"/>
                                <w:b/>
                                <w:bCs/>
                                <w:noProof/>
                                <w:sz w:val="52"/>
                                <w:szCs w:val="40"/>
                              </w:rPr>
                            </w:pPr>
                            <w:r w:rsidRPr="006C4607">
                              <w:rPr>
                                <w:rFonts w:ascii="Proxima Nova Rg" w:hAnsi="Proxima Nova Rg"/>
                                <w:b/>
                                <w:bCs/>
                                <w:sz w:val="40"/>
                                <w:szCs w:val="40"/>
                              </w:rPr>
                              <w:t>Процедура замены заболевшего члена экипажа на судах в ООО «</w:t>
                            </w:r>
                            <w:proofErr w:type="spellStart"/>
                            <w:r w:rsidRPr="006C4607">
                              <w:rPr>
                                <w:rFonts w:ascii="Proxima Nova Rg" w:hAnsi="Proxima Nova Rg"/>
                                <w:b/>
                                <w:bCs/>
                                <w:sz w:val="40"/>
                                <w:szCs w:val="40"/>
                              </w:rPr>
                              <w:t>Боллард</w:t>
                            </w:r>
                            <w:proofErr w:type="spellEnd"/>
                            <w:r w:rsidRPr="006C4607">
                              <w:rPr>
                                <w:rFonts w:ascii="Proxima Nova Rg" w:hAnsi="Proxima Nova Rg"/>
                                <w:b/>
                                <w:bCs/>
                                <w:sz w:val="40"/>
                                <w:szCs w:val="40"/>
                              </w:rPr>
                              <w:t>»</w:t>
                            </w:r>
                          </w:p>
                          <w:p w14:paraId="3660F928" w14:textId="25F0E05B" w:rsidR="006C4607" w:rsidRPr="006C4607" w:rsidRDefault="006C4607" w:rsidP="006C4607">
                            <w:pPr>
                              <w:jc w:val="center"/>
                              <w:rPr>
                                <w:rFonts w:ascii="Proxima Nova Rg" w:hAnsi="Proxima Nova Rg"/>
                                <w:lang w:val="en-US"/>
                              </w:rPr>
                            </w:pPr>
                            <w:r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en-US"/>
                              </w:rPr>
                              <w:t>BL</w:t>
                            </w:r>
                            <w:r w:rsidRPr="00167767">
                              <w:rPr>
                                <w:rFonts w:ascii="Proxima Nova Rg" w:hAnsi="Proxima Nova Rg" w:cs="Arial"/>
                                <w:noProof/>
                                <w:szCs w:val="20"/>
                              </w:rPr>
                              <w:t>_</w:t>
                            </w:r>
                            <w:r w:rsidRPr="004576AF"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ru"/>
                              </w:rPr>
                              <w:t>PRC-</w:t>
                            </w:r>
                            <w:r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en-US"/>
                              </w:rPr>
                              <w:t>VSL</w:t>
                            </w:r>
                            <w:r w:rsidRPr="004576AF"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ru"/>
                              </w:rPr>
                              <w:t>-0</w:t>
                            </w:r>
                            <w:r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en-US"/>
                              </w:rPr>
                              <w:t>8</w:t>
                            </w:r>
                            <w:r w:rsidRPr="004576AF"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ru"/>
                              </w:rPr>
                              <w:t>-1</w:t>
                            </w:r>
                            <w:r>
                              <w:rPr>
                                <w:rFonts w:ascii="Proxima Nova Rg" w:hAnsi="Proxima Nova Rg" w:cs="Arial"/>
                                <w:noProof/>
                                <w:szCs w:val="20"/>
                                <w:lang w:val="en-US"/>
                              </w:rPr>
                              <w:t>311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60CE2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0;width:315.6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" stroked="f">
                <v:textbox style="mso-fit-shape-to-text:t">
                  <w:txbxContent>
                    <w:p w14:paraId="7F534753" w14:textId="5F431EE3" w:rsidR="006C4607" w:rsidRPr="006C4607" w:rsidRDefault="006C4607" w:rsidP="006C4607">
                      <w:pPr>
                        <w:jc w:val="center"/>
                        <w:rPr>
                          <w:rFonts w:ascii="Proxima Nova Rg" w:hAnsi="Proxima Nova Rg" w:cs="Arial"/>
                          <w:b/>
                          <w:bCs/>
                          <w:noProof/>
                          <w:sz w:val="52"/>
                          <w:szCs w:val="40"/>
                        </w:rPr>
                      </w:pPr>
                      <w:r w:rsidRPr="006C4607">
                        <w:rPr>
                          <w:rFonts w:ascii="Proxima Nova Rg" w:hAnsi="Proxima Nova Rg"/>
                          <w:b/>
                          <w:bCs/>
                          <w:sz w:val="40"/>
                          <w:szCs w:val="40"/>
                        </w:rPr>
                        <w:t>Процедура замены заболевшего члена экипажа на судах в ООО «</w:t>
                      </w:r>
                      <w:proofErr w:type="spellStart"/>
                      <w:r w:rsidRPr="006C4607">
                        <w:rPr>
                          <w:rFonts w:ascii="Proxima Nova Rg" w:hAnsi="Proxima Nova Rg"/>
                          <w:b/>
                          <w:bCs/>
                          <w:sz w:val="40"/>
                          <w:szCs w:val="40"/>
                        </w:rPr>
                        <w:t>Боллард</w:t>
                      </w:r>
                      <w:proofErr w:type="spellEnd"/>
                      <w:r w:rsidRPr="006C4607">
                        <w:rPr>
                          <w:rFonts w:ascii="Proxima Nova Rg" w:hAnsi="Proxima Nova Rg"/>
                          <w:b/>
                          <w:bCs/>
                          <w:sz w:val="40"/>
                          <w:szCs w:val="40"/>
                        </w:rPr>
                        <w:t>»</w:t>
                      </w:r>
                    </w:p>
                    <w:p w14:paraId="3660F928" w14:textId="25F0E05B" w:rsidR="006C4607" w:rsidRPr="006C4607" w:rsidRDefault="006C4607" w:rsidP="006C4607">
                      <w:pPr>
                        <w:jc w:val="center"/>
                        <w:rPr>
                          <w:rFonts w:ascii="Proxima Nova Rg" w:hAnsi="Proxima Nova Rg"/>
                          <w:lang w:val="en-US"/>
                        </w:rPr>
                      </w:pPr>
                      <w:r>
                        <w:rPr>
                          <w:rFonts w:ascii="Proxima Nova Rg" w:hAnsi="Proxima Nova Rg" w:cs="Arial"/>
                          <w:noProof/>
                          <w:szCs w:val="20"/>
                          <w:lang w:val="en-US"/>
                        </w:rPr>
                        <w:t>BL</w:t>
                      </w:r>
                      <w:r w:rsidRPr="00167767">
                        <w:rPr>
                          <w:rFonts w:ascii="Proxima Nova Rg" w:hAnsi="Proxima Nova Rg" w:cs="Arial"/>
                          <w:noProof/>
                          <w:szCs w:val="20"/>
                        </w:rPr>
                        <w:t>_</w:t>
                      </w:r>
                      <w:r w:rsidRPr="004576AF">
                        <w:rPr>
                          <w:rFonts w:ascii="Proxima Nova Rg" w:hAnsi="Proxima Nova Rg" w:cs="Arial"/>
                          <w:noProof/>
                          <w:szCs w:val="20"/>
                          <w:lang w:val="ru"/>
                        </w:rPr>
                        <w:t>PRC-</w:t>
                      </w:r>
                      <w:r>
                        <w:rPr>
                          <w:rFonts w:ascii="Proxima Nova Rg" w:hAnsi="Proxima Nova Rg" w:cs="Arial"/>
                          <w:noProof/>
                          <w:szCs w:val="20"/>
                          <w:lang w:val="en-US"/>
                        </w:rPr>
                        <w:t>VSL</w:t>
                      </w:r>
                      <w:r w:rsidRPr="004576AF">
                        <w:rPr>
                          <w:rFonts w:ascii="Proxima Nova Rg" w:hAnsi="Proxima Nova Rg" w:cs="Arial"/>
                          <w:noProof/>
                          <w:szCs w:val="20"/>
                          <w:lang w:val="ru"/>
                        </w:rPr>
                        <w:t>-0</w:t>
                      </w:r>
                      <w:r>
                        <w:rPr>
                          <w:rFonts w:ascii="Proxima Nova Rg" w:hAnsi="Proxima Nova Rg" w:cs="Arial"/>
                          <w:noProof/>
                          <w:szCs w:val="20"/>
                          <w:lang w:val="en-US"/>
                        </w:rPr>
                        <w:t>8</w:t>
                      </w:r>
                      <w:r w:rsidRPr="004576AF">
                        <w:rPr>
                          <w:rFonts w:ascii="Proxima Nova Rg" w:hAnsi="Proxima Nova Rg" w:cs="Arial"/>
                          <w:noProof/>
                          <w:szCs w:val="20"/>
                          <w:lang w:val="ru"/>
                        </w:rPr>
                        <w:t>-1</w:t>
                      </w:r>
                      <w:r>
                        <w:rPr>
                          <w:rFonts w:ascii="Proxima Nova Rg" w:hAnsi="Proxima Nova Rg" w:cs="Arial"/>
                          <w:noProof/>
                          <w:szCs w:val="20"/>
                          <w:lang w:val="en-US"/>
                        </w:rPr>
                        <w:t>311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4576AF">
        <w:rPr>
          <w:rFonts w:ascii="Proxima Nova Rg" w:hAnsi="Proxima Nova Rg"/>
          <w:szCs w:val="32"/>
          <w:lang w:bidi="ru-RU"/>
        </w:rPr>
        <w:br w:type="page"/>
      </w:r>
    </w:p>
    <w:p w14:paraId="3AFCD6D6" w14:textId="5EBA224A" w:rsidR="006D4837" w:rsidRDefault="00A31D2F" w:rsidP="00824E61">
      <w:pPr>
        <w:pStyle w:val="af9"/>
        <w:spacing w:before="120" w:after="240"/>
        <w:rPr>
          <w:rFonts w:ascii="Proxima Nova Rg" w:hAnsi="Proxima Nova Rg"/>
          <w:sz w:val="32"/>
          <w:szCs w:val="32"/>
        </w:rPr>
      </w:pPr>
      <w:bookmarkStart w:id="0" w:name="_Hlk191390977"/>
      <w:r w:rsidRPr="00824E61">
        <w:rPr>
          <w:rFonts w:ascii="Proxima Nova Rg" w:hAnsi="Proxima Nova Rg"/>
          <w:sz w:val="32"/>
          <w:szCs w:val="32"/>
        </w:rPr>
        <w:lastRenderedPageBreak/>
        <w:t>С</w:t>
      </w:r>
      <w:r w:rsidR="003F1E7C">
        <w:rPr>
          <w:rFonts w:ascii="Proxima Nova Rg" w:hAnsi="Proxima Nova Rg"/>
          <w:sz w:val="32"/>
          <w:szCs w:val="32"/>
        </w:rPr>
        <w:t>одержание</w:t>
      </w: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289892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1CD1E4" w14:textId="2673514A" w:rsidR="00D32806" w:rsidRPr="00196B82" w:rsidRDefault="00D32806" w:rsidP="00196B82">
          <w:pPr>
            <w:pStyle w:val="afff7"/>
            <w:spacing w:line="360" w:lineRule="auto"/>
            <w:rPr>
              <w:rFonts w:ascii="Proxima Nova Rg" w:hAnsi="Proxima Nova Rg"/>
              <w:sz w:val="20"/>
              <w:szCs w:val="20"/>
            </w:rPr>
          </w:pPr>
        </w:p>
        <w:p w14:paraId="17A2F95A" w14:textId="1BD345C8" w:rsidR="00196B82" w:rsidRPr="00196B82" w:rsidRDefault="00D32806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r w:rsidRPr="00196B82">
            <w:rPr>
              <w:rFonts w:ascii="Proxima Nova Rg" w:hAnsi="Proxima Nova Rg"/>
              <w:sz w:val="20"/>
              <w:szCs w:val="20"/>
            </w:rPr>
            <w:fldChar w:fldCharType="begin"/>
          </w:r>
          <w:r w:rsidRPr="00196B82">
            <w:rPr>
              <w:rFonts w:ascii="Proxima Nova Rg" w:hAnsi="Proxima Nova Rg"/>
              <w:sz w:val="20"/>
              <w:szCs w:val="20"/>
            </w:rPr>
            <w:instrText xml:space="preserve"> TOC \o "1-3" \h \z \u </w:instrText>
          </w:r>
          <w:r w:rsidRPr="00196B82">
            <w:rPr>
              <w:rFonts w:ascii="Proxima Nova Rg" w:hAnsi="Proxima Nova Rg"/>
              <w:sz w:val="20"/>
              <w:szCs w:val="20"/>
            </w:rPr>
            <w:fldChar w:fldCharType="separate"/>
          </w:r>
          <w:hyperlink w:anchor="_Toc191492235" w:history="1">
            <w:r w:rsidR="00196B82"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1.</w:t>
            </w:r>
            <w:r w:rsidR="00196B82"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="00196B82"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Общие положения</w:t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_Toc191492235 \h </w:instrText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="00196B82"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44AC83" w14:textId="73EACE21" w:rsidR="00196B82" w:rsidRPr="00196B82" w:rsidRDefault="00196B82" w:rsidP="00196B82">
          <w:pPr>
            <w:pStyle w:val="2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36" w:history="1">
            <w:r w:rsidRPr="00196B82">
              <w:rPr>
                <w:rStyle w:val="af3"/>
                <w:rFonts w:ascii="Proxima Nova Rg" w:hAnsi="Proxima Nova Rg"/>
                <w:b/>
                <w:noProof/>
                <w:sz w:val="20"/>
                <w:szCs w:val="20"/>
              </w:rPr>
              <w:t>1.1.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noProof/>
                <w:sz w:val="20"/>
                <w:szCs w:val="20"/>
              </w:rPr>
              <w:t>Область применения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_Toc191492236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9B0DFB" w14:textId="55AD111B" w:rsidR="00196B82" w:rsidRPr="00196B82" w:rsidRDefault="00196B82" w:rsidP="00196B82">
          <w:pPr>
            <w:pStyle w:val="2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37" w:history="1"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1.2.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Перечень программных продуктов используемых в процедуре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_Toc191492237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7441B4" w14:textId="1A83FE00" w:rsidR="00196B82" w:rsidRPr="00196B82" w:rsidRDefault="00196B82" w:rsidP="00196B82">
          <w:pPr>
            <w:pStyle w:val="2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38" w:history="1"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1.3.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Начало выполнения процедуры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_Toc191492238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098968" w14:textId="3FAFD489" w:rsidR="00196B82" w:rsidRPr="00196B82" w:rsidRDefault="00196B82" w:rsidP="00196B82">
          <w:pPr>
            <w:pStyle w:val="2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39" w:history="1"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1.4.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Результат выполнения процедуры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_Toc191492239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E92DBA" w14:textId="2F24B39A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0" w:history="1"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2.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noProof/>
                <w:sz w:val="20"/>
                <w:szCs w:val="20"/>
              </w:rPr>
              <w:t>Содержание деятельности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_Toc191492240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3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8C1555" w14:textId="651796E4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1" w:history="1"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3.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Ответственность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_Toc191492241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4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1B32C5" w14:textId="330A22E6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2" w:history="1"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4.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Управление отклонениями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_Toc191492242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5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77A80E" w14:textId="1727F4E0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3" w:history="1"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5.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Организация выполнения процедуры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_Toc191492243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6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76D790" w14:textId="2171F071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4" w:history="1"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6.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Учетная документация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_Toc191492244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8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3864D0" w14:textId="32116DBC" w:rsidR="00196B82" w:rsidRPr="00196B82" w:rsidRDefault="00196B82" w:rsidP="00196B82">
          <w:pPr>
            <w:pStyle w:val="13"/>
            <w:spacing w:line="360" w:lineRule="auto"/>
            <w:rPr>
              <w:rFonts w:ascii="Proxima Nova Rg" w:eastAsiaTheme="minorEastAsia" w:hAnsi="Proxima Nova Rg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191492245" w:history="1"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7.</w:t>
            </w:r>
            <w:r w:rsidRPr="00196B82">
              <w:rPr>
                <w:rFonts w:ascii="Proxima Nova Rg" w:eastAsiaTheme="minorEastAsia" w:hAnsi="Proxima Nova Rg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196B82">
              <w:rPr>
                <w:rStyle w:val="af3"/>
                <w:rFonts w:ascii="Proxima Nova Rg" w:hAnsi="Proxima Nova Rg"/>
                <w:b/>
                <w:bCs/>
                <w:noProof/>
                <w:sz w:val="20"/>
                <w:szCs w:val="20"/>
              </w:rPr>
              <w:t>Таблица изменений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ab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begin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instrText xml:space="preserve"> PAGEREF _Toc191492245 \h </w:instrTex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separate"/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t>8</w:t>
            </w:r>
            <w:r w:rsidRPr="00196B82">
              <w:rPr>
                <w:rFonts w:ascii="Proxima Nova Rg" w:hAnsi="Proxima Nova Rg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F83A0B" w14:textId="230996EC" w:rsidR="006D4837" w:rsidRPr="008573E8" w:rsidRDefault="00D32806" w:rsidP="008573E8">
          <w:pPr>
            <w:spacing w:line="360" w:lineRule="auto"/>
          </w:pPr>
          <w:r w:rsidRPr="00196B82">
            <w:rPr>
              <w:rFonts w:ascii="Proxima Nova Rg" w:hAnsi="Proxima Nova Rg"/>
              <w:b/>
              <w:bCs/>
              <w:sz w:val="20"/>
              <w:szCs w:val="20"/>
            </w:rPr>
            <w:fldChar w:fldCharType="end"/>
          </w:r>
        </w:p>
      </w:sdtContent>
    </w:sdt>
    <w:p w14:paraId="5FD79B59" w14:textId="173563E5" w:rsidR="006D4837" w:rsidRPr="00B0694F" w:rsidRDefault="003470BD" w:rsidP="00D32806">
      <w:pPr>
        <w:pStyle w:val="a1"/>
        <w:rPr>
          <w:b/>
          <w:bCs/>
        </w:rPr>
      </w:pPr>
      <w:bookmarkStart w:id="1" w:name="_Hlk191391009"/>
      <w:r w:rsidRPr="003A1BD5">
        <w:br w:type="page"/>
      </w:r>
      <w:bookmarkStart w:id="2" w:name="ОбщиеПоложения_07118110"/>
      <w:bookmarkEnd w:id="1"/>
      <w:r w:rsidR="00DD3708" w:rsidRPr="00D32806">
        <w:lastRenderedPageBreak/>
        <w:t xml:space="preserve"> </w:t>
      </w:r>
      <w:bookmarkStart w:id="3" w:name="_Hlk191391042"/>
      <w:bookmarkStart w:id="4" w:name="_Toc191492235"/>
      <w:r w:rsidR="003A1BD5" w:rsidRPr="00B0694F">
        <w:rPr>
          <w:b/>
          <w:bCs/>
        </w:rPr>
        <w:t>Общие положения</w:t>
      </w:r>
      <w:bookmarkEnd w:id="4"/>
    </w:p>
    <w:p w14:paraId="6D6F9FFD" w14:textId="77777777" w:rsidR="00AD0B2C" w:rsidRPr="006C4607" w:rsidRDefault="007D32C5" w:rsidP="00A606E0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Настоящ</w:t>
      </w:r>
      <w:r w:rsidR="00FC73C5" w:rsidRPr="006C4607">
        <w:rPr>
          <w:rFonts w:ascii="Proxima Nova Rg" w:hAnsi="Proxima Nova Rg"/>
          <w:sz w:val="20"/>
          <w:szCs w:val="20"/>
        </w:rPr>
        <w:t>ая</w:t>
      </w:r>
      <w:r w:rsidRPr="006C4607">
        <w:rPr>
          <w:rFonts w:ascii="Proxima Nova Rg" w:hAnsi="Proxima Nova Rg"/>
          <w:sz w:val="20"/>
          <w:szCs w:val="20"/>
        </w:rPr>
        <w:t xml:space="preserve"> </w:t>
      </w:r>
      <w:r w:rsidR="00FC73C5" w:rsidRPr="006C4607">
        <w:rPr>
          <w:rFonts w:ascii="Proxima Nova Rg" w:hAnsi="Proxima Nova Rg"/>
          <w:sz w:val="20"/>
          <w:szCs w:val="20"/>
        </w:rPr>
        <w:t>процедура по замене заболевшего члена экипажа</w:t>
      </w:r>
      <w:r w:rsidR="00352CB4" w:rsidRPr="006C4607">
        <w:rPr>
          <w:rFonts w:ascii="Proxima Nova Rg" w:hAnsi="Proxima Nova Rg"/>
          <w:sz w:val="20"/>
          <w:szCs w:val="20"/>
        </w:rPr>
        <w:t xml:space="preserve"> </w:t>
      </w:r>
      <w:r w:rsidRPr="006C4607">
        <w:rPr>
          <w:rFonts w:ascii="Proxima Nova Rg" w:hAnsi="Proxima Nova Rg"/>
          <w:sz w:val="20"/>
          <w:szCs w:val="20"/>
        </w:rPr>
        <w:t>устанавливает ответственность, порядок выполнения и</w:t>
      </w:r>
      <w:r w:rsidR="003E2CE3" w:rsidRPr="006C4607">
        <w:rPr>
          <w:rFonts w:ascii="Proxima Nova Rg" w:hAnsi="Proxima Nova Rg"/>
          <w:sz w:val="20"/>
          <w:szCs w:val="20"/>
        </w:rPr>
        <w:t> </w:t>
      </w:r>
      <w:r w:rsidRPr="006C4607">
        <w:rPr>
          <w:rFonts w:ascii="Proxima Nova Rg" w:hAnsi="Proxima Nova Rg"/>
          <w:sz w:val="20"/>
          <w:szCs w:val="20"/>
        </w:rPr>
        <w:t xml:space="preserve">взаимодействия </w:t>
      </w:r>
      <w:r w:rsidR="004120ED" w:rsidRPr="006C4607">
        <w:rPr>
          <w:rFonts w:ascii="Proxima Nova Rg" w:hAnsi="Proxima Nova Rg"/>
          <w:sz w:val="20"/>
          <w:szCs w:val="20"/>
        </w:rPr>
        <w:t>всех участников процедуры</w:t>
      </w:r>
      <w:r w:rsidR="00C12889" w:rsidRPr="006C4607">
        <w:rPr>
          <w:rFonts w:ascii="Proxima Nova Rg" w:hAnsi="Proxima Nova Rg"/>
          <w:sz w:val="20"/>
          <w:szCs w:val="20"/>
        </w:rPr>
        <w:t>.</w:t>
      </w:r>
    </w:p>
    <w:p w14:paraId="6E599402" w14:textId="77777777" w:rsidR="00522D66" w:rsidRPr="00B0694F" w:rsidRDefault="00522D66" w:rsidP="00D32806">
      <w:pPr>
        <w:pStyle w:val="afff3"/>
        <w:rPr>
          <w:b/>
          <w:bCs w:val="0"/>
        </w:rPr>
      </w:pPr>
      <w:bookmarkStart w:id="5" w:name="_Toc200431369"/>
      <w:bookmarkStart w:id="6" w:name="_Toc191390466"/>
      <w:bookmarkStart w:id="7" w:name="_Toc191390849"/>
      <w:bookmarkStart w:id="8" w:name="_Toc200367520"/>
      <w:bookmarkStart w:id="9" w:name="_Toc200361868"/>
      <w:bookmarkStart w:id="10" w:name="_Toc200431370"/>
      <w:bookmarkStart w:id="11" w:name="_Toc160256872"/>
      <w:bookmarkStart w:id="12" w:name="_Toc191492236"/>
      <w:bookmarkEnd w:id="5"/>
      <w:r w:rsidRPr="00B0694F">
        <w:rPr>
          <w:b/>
          <w:bCs w:val="0"/>
        </w:rPr>
        <w:t>Область применения</w:t>
      </w:r>
      <w:bookmarkEnd w:id="6"/>
      <w:bookmarkEnd w:id="7"/>
      <w:bookmarkEnd w:id="12"/>
    </w:p>
    <w:p w14:paraId="7D900E87" w14:textId="77777777" w:rsidR="00C62014" w:rsidRPr="006C4607" w:rsidRDefault="004120ED" w:rsidP="00A606E0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 w:cs="Arial"/>
          <w:sz w:val="20"/>
          <w:szCs w:val="20"/>
        </w:rPr>
        <w:t>Настоящ</w:t>
      </w:r>
      <w:r w:rsidR="00FC73C5" w:rsidRPr="006C4607">
        <w:rPr>
          <w:rFonts w:ascii="Proxima Nova Rg" w:hAnsi="Proxima Nova Rg" w:cs="Arial"/>
          <w:sz w:val="20"/>
          <w:szCs w:val="20"/>
        </w:rPr>
        <w:t xml:space="preserve">ая </w:t>
      </w:r>
      <w:r w:rsidR="00DD3708" w:rsidRPr="006C4607">
        <w:rPr>
          <w:rFonts w:ascii="Proxima Nova Rg" w:hAnsi="Proxima Nova Rg" w:cs="Arial"/>
          <w:sz w:val="20"/>
          <w:szCs w:val="20"/>
        </w:rPr>
        <w:t>процедура предназначена</w:t>
      </w:r>
      <w:r w:rsidRPr="006C4607">
        <w:rPr>
          <w:rFonts w:ascii="Proxima Nova Rg" w:hAnsi="Proxima Nova Rg" w:cs="Arial"/>
          <w:sz w:val="20"/>
          <w:szCs w:val="20"/>
        </w:rPr>
        <w:t xml:space="preserve"> для применения всеми участниками процедуры</w:t>
      </w:r>
      <w:r w:rsidR="00FC73C5" w:rsidRPr="006C4607">
        <w:rPr>
          <w:rFonts w:ascii="Proxima Nova Rg" w:hAnsi="Proxima Nova Rg" w:cs="Arial"/>
          <w:sz w:val="20"/>
          <w:szCs w:val="20"/>
        </w:rPr>
        <w:t>.</w:t>
      </w:r>
    </w:p>
    <w:p w14:paraId="1A8A5059" w14:textId="77777777" w:rsidR="00A31D2F" w:rsidRPr="006C4607" w:rsidRDefault="00A31D2F" w:rsidP="00D32806">
      <w:pPr>
        <w:pStyle w:val="20"/>
      </w:pPr>
      <w:bookmarkStart w:id="13" w:name="_Toc47521108"/>
      <w:bookmarkStart w:id="14" w:name="_Toc191390467"/>
      <w:bookmarkStart w:id="15" w:name="_Toc191390850"/>
      <w:bookmarkStart w:id="16" w:name="С_ПО_a9a96bae"/>
      <w:bookmarkStart w:id="17" w:name="_Toc191492237"/>
      <w:r w:rsidRPr="006C4607">
        <w:t>Перечень программных продуктов используемых в процедуре</w:t>
      </w:r>
      <w:bookmarkEnd w:id="13"/>
      <w:bookmarkEnd w:id="14"/>
      <w:bookmarkEnd w:id="15"/>
      <w:bookmarkEnd w:id="17"/>
    </w:p>
    <w:tbl>
      <w:tblPr>
        <w:tblW w:w="4497" w:type="pct"/>
        <w:tblInd w:w="108" w:type="dxa"/>
        <w:tblLook w:val="01E0" w:firstRow="1" w:lastRow="1" w:firstColumn="1" w:lastColumn="1" w:noHBand="0" w:noVBand="0"/>
      </w:tblPr>
      <w:tblGrid>
        <w:gridCol w:w="692"/>
        <w:gridCol w:w="7977"/>
      </w:tblGrid>
      <w:tr w:rsidR="00A31D2F" w:rsidRPr="006C4607" w14:paraId="1BF9B14A" w14:textId="77777777" w:rsidTr="00E20189">
        <w:tc>
          <w:tcPr>
            <w:tcW w:w="399" w:type="pct"/>
          </w:tcPr>
          <w:p w14:paraId="4739312F" w14:textId="77777777" w:rsidR="00A31D2F" w:rsidRPr="006C4607" w:rsidRDefault="00A31D2F" w:rsidP="00E20189">
            <w:pPr>
              <w:pStyle w:val="-0"/>
              <w:ind w:left="606" w:hanging="357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4601" w:type="pct"/>
            <w:vAlign w:val="center"/>
          </w:tcPr>
          <w:p w14:paraId="7820C385" w14:textId="77777777" w:rsidR="00A31D2F" w:rsidRPr="006C4607" w:rsidRDefault="00A31D2F" w:rsidP="00E20189">
            <w:pPr>
              <w:pStyle w:val="-0"/>
              <w:numPr>
                <w:ilvl w:val="0"/>
                <w:numId w:val="0"/>
              </w:numPr>
              <w:jc w:val="left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MS Outlook</w:t>
            </w:r>
          </w:p>
        </w:tc>
      </w:tr>
      <w:tr w:rsidR="00A31D2F" w:rsidRPr="006C4607" w14:paraId="00C6D259" w14:textId="77777777" w:rsidTr="00E20189">
        <w:tc>
          <w:tcPr>
            <w:tcW w:w="399" w:type="pct"/>
          </w:tcPr>
          <w:p w14:paraId="551333FB" w14:textId="77777777" w:rsidR="00A31D2F" w:rsidRPr="006C4607" w:rsidRDefault="00A31D2F" w:rsidP="00E20189">
            <w:pPr>
              <w:pStyle w:val="-0"/>
              <w:ind w:left="606" w:hanging="357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4601" w:type="pct"/>
            <w:vAlign w:val="center"/>
          </w:tcPr>
          <w:p w14:paraId="5CBE04B1" w14:textId="77777777" w:rsidR="00ED7B17" w:rsidRPr="006C4607" w:rsidRDefault="00A31D2F" w:rsidP="00ED7B17">
            <w:pPr>
              <w:pStyle w:val="-0"/>
              <w:numPr>
                <w:ilvl w:val="0"/>
                <w:numId w:val="0"/>
              </w:numPr>
              <w:jc w:val="left"/>
              <w:rPr>
                <w:rFonts w:ascii="Proxima Nova Rg" w:hAnsi="Proxima Nova Rg"/>
                <w:sz w:val="20"/>
                <w:szCs w:val="20"/>
              </w:rPr>
            </w:pPr>
            <w:bookmarkStart w:id="18" w:name="ПО_a9a96bae"/>
            <w:bookmarkEnd w:id="18"/>
            <w:r w:rsidRPr="006C4607">
              <w:rPr>
                <w:rFonts w:ascii="Proxima Nova Rg" w:hAnsi="Proxima Nova Rg"/>
                <w:sz w:val="20"/>
                <w:szCs w:val="20"/>
              </w:rPr>
              <w:t>MS Word</w:t>
            </w:r>
          </w:p>
        </w:tc>
      </w:tr>
      <w:tr w:rsidR="00ED7B17" w:rsidRPr="006C4607" w14:paraId="6A5006E6" w14:textId="77777777" w:rsidTr="000E5AFD">
        <w:trPr>
          <w:trHeight w:val="279"/>
        </w:trPr>
        <w:tc>
          <w:tcPr>
            <w:tcW w:w="399" w:type="pct"/>
          </w:tcPr>
          <w:p w14:paraId="66803DDA" w14:textId="77777777" w:rsidR="00ED7B17" w:rsidRPr="006C4607" w:rsidRDefault="00ED7B17" w:rsidP="00D475D4">
            <w:pPr>
              <w:pStyle w:val="-0"/>
              <w:ind w:left="606" w:hanging="357"/>
              <w:rPr>
                <w:rFonts w:ascii="Proxima Nova Rg" w:hAnsi="Proxima Nova Rg"/>
                <w:sz w:val="20"/>
                <w:szCs w:val="20"/>
              </w:rPr>
            </w:pPr>
            <w:bookmarkStart w:id="19" w:name="С_У_процесса_НЕ_заполнен_п_3be0a5ab"/>
            <w:bookmarkEnd w:id="16"/>
          </w:p>
        </w:tc>
        <w:tc>
          <w:tcPr>
            <w:tcW w:w="4601" w:type="pct"/>
            <w:vAlign w:val="center"/>
          </w:tcPr>
          <w:p w14:paraId="60D1C3C3" w14:textId="77777777" w:rsidR="00ED7B17" w:rsidRPr="006C4607" w:rsidRDefault="00ED7B17" w:rsidP="00D475D4">
            <w:pPr>
              <w:pStyle w:val="-0"/>
              <w:numPr>
                <w:ilvl w:val="0"/>
                <w:numId w:val="0"/>
              </w:numPr>
              <w:jc w:val="left"/>
              <w:rPr>
                <w:rFonts w:ascii="Proxima Nova Rg" w:hAnsi="Proxima Nova Rg"/>
                <w:sz w:val="20"/>
                <w:szCs w:val="20"/>
                <w:lang w:val="en-US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t>WhatsApp</w:t>
            </w:r>
          </w:p>
        </w:tc>
      </w:tr>
    </w:tbl>
    <w:p w14:paraId="1B259773" w14:textId="77777777" w:rsidR="00A31D2F" w:rsidRPr="006C4607" w:rsidRDefault="00A31D2F" w:rsidP="00D32806">
      <w:pPr>
        <w:pStyle w:val="20"/>
      </w:pPr>
      <w:bookmarkStart w:id="20" w:name="_Toc191390468"/>
      <w:bookmarkStart w:id="21" w:name="_Toc191390851"/>
      <w:bookmarkStart w:id="22" w:name="_Toc191492238"/>
      <w:r w:rsidRPr="006C4607">
        <w:t>Начало выполнения процедуры</w:t>
      </w:r>
      <w:bookmarkEnd w:id="20"/>
      <w:bookmarkEnd w:id="21"/>
      <w:bookmarkEnd w:id="22"/>
    </w:p>
    <w:p w14:paraId="0C2FCDDA" w14:textId="1689318F" w:rsidR="00A31D2F" w:rsidRPr="006C4607" w:rsidRDefault="00A31D2F" w:rsidP="00DA4A3E">
      <w:pPr>
        <w:pStyle w:val="aff6"/>
        <w:spacing w:before="120" w:after="0"/>
        <w:ind w:left="851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 xml:space="preserve">Началом выполнения процедуры является </w:t>
      </w:r>
      <w:r w:rsidR="00DA4A3E" w:rsidRPr="006C4607">
        <w:rPr>
          <w:rFonts w:ascii="Proxima Nova Rg" w:hAnsi="Proxima Nova Rg"/>
          <w:sz w:val="20"/>
          <w:szCs w:val="20"/>
        </w:rPr>
        <w:t>информация, поступившая в офис от Капитана судна о</w:t>
      </w:r>
      <w:r w:rsidR="005305FE" w:rsidRPr="006C4607">
        <w:rPr>
          <w:rFonts w:ascii="Proxima Nova Rg" w:hAnsi="Proxima Nova Rg"/>
          <w:sz w:val="20"/>
          <w:szCs w:val="20"/>
        </w:rPr>
        <w:t>б</w:t>
      </w:r>
      <w:r w:rsidR="00DA4A3E" w:rsidRPr="006C4607">
        <w:rPr>
          <w:rFonts w:ascii="Proxima Nova Rg" w:hAnsi="Proxima Nova Rg"/>
          <w:sz w:val="20"/>
          <w:szCs w:val="20"/>
        </w:rPr>
        <w:t xml:space="preserve"> </w:t>
      </w:r>
      <w:r w:rsidR="00DD573D" w:rsidRPr="006C4607">
        <w:rPr>
          <w:rFonts w:ascii="Proxima Nova Rg" w:hAnsi="Proxima Nova Rg"/>
          <w:sz w:val="20"/>
          <w:szCs w:val="20"/>
        </w:rPr>
        <w:t xml:space="preserve">ухудшении самочувствия </w:t>
      </w:r>
      <w:r w:rsidR="00DA4A3E" w:rsidRPr="006C4607">
        <w:rPr>
          <w:rFonts w:ascii="Proxima Nova Rg" w:hAnsi="Proxima Nova Rg"/>
          <w:sz w:val="20"/>
          <w:szCs w:val="20"/>
        </w:rPr>
        <w:t>члена экипажа</w:t>
      </w:r>
      <w:r w:rsidR="00CF4850" w:rsidRPr="006C4607">
        <w:rPr>
          <w:rFonts w:ascii="Proxima Nova Rg" w:hAnsi="Proxima Nova Rg"/>
          <w:sz w:val="20"/>
          <w:szCs w:val="20"/>
        </w:rPr>
        <w:t>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779"/>
        <w:gridCol w:w="8860"/>
      </w:tblGrid>
      <w:tr w:rsidR="00A31D2F" w:rsidRPr="006C4607" w14:paraId="0C80F67B" w14:textId="77777777" w:rsidTr="00E20189">
        <w:tc>
          <w:tcPr>
            <w:tcW w:w="404" w:type="pct"/>
          </w:tcPr>
          <w:p w14:paraId="20F8EB14" w14:textId="77777777" w:rsidR="00A31D2F" w:rsidRPr="006C4607" w:rsidRDefault="00A31D2F" w:rsidP="00DA4A3E">
            <w:pPr>
              <w:pStyle w:val="-0"/>
              <w:numPr>
                <w:ilvl w:val="0"/>
                <w:numId w:val="0"/>
              </w:numPr>
              <w:ind w:left="606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4596" w:type="pct"/>
            <w:vAlign w:val="center"/>
          </w:tcPr>
          <w:p w14:paraId="4701009A" w14:textId="77777777" w:rsidR="00CF4B7E" w:rsidRPr="006C4607" w:rsidRDefault="00CF4B7E" w:rsidP="001D365D">
            <w:pPr>
              <w:pStyle w:val="-0"/>
              <w:numPr>
                <w:ilvl w:val="0"/>
                <w:numId w:val="0"/>
              </w:numPr>
              <w:jc w:val="left"/>
              <w:rPr>
                <w:rFonts w:ascii="Proxima Nova Rg" w:hAnsi="Proxima Nova Rg"/>
                <w:strike/>
                <w:sz w:val="20"/>
                <w:szCs w:val="20"/>
              </w:rPr>
            </w:pPr>
            <w:bookmarkStart w:id="23" w:name="У_процесса_НЕ_заполнен_п_3be0a5ab"/>
            <w:bookmarkEnd w:id="23"/>
          </w:p>
        </w:tc>
      </w:tr>
    </w:tbl>
    <w:p w14:paraId="4A7C7AB0" w14:textId="77777777" w:rsidR="00A31D2F" w:rsidRPr="006C4607" w:rsidRDefault="00A31D2F" w:rsidP="00D32806">
      <w:pPr>
        <w:pStyle w:val="afff3"/>
      </w:pPr>
      <w:bookmarkStart w:id="24" w:name="_Toc191390469"/>
      <w:bookmarkStart w:id="25" w:name="_Toc191390852"/>
      <w:bookmarkStart w:id="26" w:name="С_У_процесса_НЕ_заполнен_п_9186aec9"/>
      <w:bookmarkStart w:id="27" w:name="_Toc191492239"/>
      <w:bookmarkEnd w:id="19"/>
      <w:r w:rsidRPr="006C4607">
        <w:t>Результат выполнения процедуры</w:t>
      </w:r>
      <w:bookmarkEnd w:id="24"/>
      <w:bookmarkEnd w:id="25"/>
      <w:bookmarkEnd w:id="27"/>
    </w:p>
    <w:p w14:paraId="247BA002" w14:textId="7A8331D1" w:rsidR="00A31D2F" w:rsidRPr="006C4607" w:rsidRDefault="00BC105A" w:rsidP="00BC105A">
      <w:pPr>
        <w:spacing w:before="120" w:after="0"/>
        <w:ind w:left="851" w:hanging="142"/>
        <w:rPr>
          <w:rFonts w:ascii="Proxima Nova Rg" w:hAnsi="Proxima Nova Rg"/>
          <w:strike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 xml:space="preserve">  </w:t>
      </w:r>
      <w:r w:rsidR="00A31D2F" w:rsidRPr="006C4607">
        <w:rPr>
          <w:rFonts w:ascii="Proxima Nova Rg" w:hAnsi="Proxima Nova Rg"/>
          <w:sz w:val="20"/>
          <w:szCs w:val="20"/>
        </w:rPr>
        <w:t>Результатом выполнения процедуры является событие(я):</w:t>
      </w:r>
      <w:r w:rsidRPr="006C4607">
        <w:rPr>
          <w:rFonts w:ascii="Proxima Nova Rg" w:hAnsi="Proxima Nova Rg"/>
          <w:sz w:val="20"/>
          <w:szCs w:val="20"/>
        </w:rPr>
        <w:t xml:space="preserve"> </w:t>
      </w:r>
      <w:proofErr w:type="gramStart"/>
      <w:r w:rsidRPr="006C4607">
        <w:rPr>
          <w:rFonts w:ascii="Proxima Nova Rg" w:hAnsi="Proxima Nova Rg"/>
          <w:sz w:val="20"/>
          <w:szCs w:val="20"/>
        </w:rPr>
        <w:t>Замена  члена</w:t>
      </w:r>
      <w:proofErr w:type="gramEnd"/>
      <w:r w:rsidRPr="006C4607">
        <w:rPr>
          <w:rFonts w:ascii="Proxima Nova Rg" w:hAnsi="Proxima Nova Rg"/>
          <w:sz w:val="20"/>
          <w:szCs w:val="20"/>
        </w:rPr>
        <w:t xml:space="preserve"> </w:t>
      </w:r>
      <w:r w:rsidR="00C91DE3" w:rsidRPr="006C4607">
        <w:rPr>
          <w:rFonts w:ascii="Proxima Nova Rg" w:hAnsi="Proxima Nova Rg"/>
          <w:sz w:val="20"/>
          <w:szCs w:val="20"/>
        </w:rPr>
        <w:t>экипажа</w:t>
      </w:r>
      <w:r w:rsidR="00CF4850" w:rsidRPr="006C4607">
        <w:rPr>
          <w:rFonts w:ascii="Proxima Nova Rg" w:hAnsi="Proxima Nova Rg"/>
          <w:sz w:val="20"/>
          <w:szCs w:val="20"/>
        </w:rPr>
        <w:t>.</w:t>
      </w:r>
      <w:r w:rsidR="00C91DE3" w:rsidRPr="006C4607">
        <w:rPr>
          <w:rFonts w:ascii="Proxima Nova Rg" w:hAnsi="Proxima Nova Rg"/>
          <w:sz w:val="20"/>
          <w:szCs w:val="20"/>
        </w:rPr>
        <w:t xml:space="preserve">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779"/>
        <w:gridCol w:w="8860"/>
      </w:tblGrid>
      <w:tr w:rsidR="00A31D2F" w:rsidRPr="006C4607" w14:paraId="154C053D" w14:textId="77777777" w:rsidTr="00E20189">
        <w:tc>
          <w:tcPr>
            <w:tcW w:w="404" w:type="pct"/>
          </w:tcPr>
          <w:p w14:paraId="35B6400C" w14:textId="77777777" w:rsidR="00A31D2F" w:rsidRPr="006C4607" w:rsidRDefault="00A31D2F" w:rsidP="00BC105A">
            <w:pPr>
              <w:pStyle w:val="-0"/>
              <w:numPr>
                <w:ilvl w:val="0"/>
                <w:numId w:val="0"/>
              </w:numPr>
              <w:ind w:left="606"/>
              <w:rPr>
                <w:rFonts w:ascii="Proxima Nova Rg" w:hAnsi="Proxima Nova Rg"/>
                <w:strike/>
                <w:sz w:val="20"/>
                <w:szCs w:val="20"/>
              </w:rPr>
            </w:pPr>
          </w:p>
        </w:tc>
        <w:tc>
          <w:tcPr>
            <w:tcW w:w="4596" w:type="pct"/>
            <w:vAlign w:val="center"/>
          </w:tcPr>
          <w:p w14:paraId="2BC3E59A" w14:textId="32A2B956" w:rsidR="00A31D2F" w:rsidRPr="006C4607" w:rsidRDefault="00A31D2F" w:rsidP="00CF135E">
            <w:pPr>
              <w:pStyle w:val="-0"/>
              <w:numPr>
                <w:ilvl w:val="0"/>
                <w:numId w:val="0"/>
              </w:numPr>
              <w:jc w:val="left"/>
              <w:rPr>
                <w:rFonts w:ascii="Proxima Nova Rg" w:hAnsi="Proxima Nova Rg"/>
                <w:strike/>
                <w:sz w:val="20"/>
                <w:szCs w:val="20"/>
              </w:rPr>
            </w:pPr>
            <w:bookmarkStart w:id="28" w:name="У_процесса_НЕ_заполнен_п_9186aec9"/>
            <w:bookmarkEnd w:id="28"/>
          </w:p>
        </w:tc>
      </w:tr>
    </w:tbl>
    <w:p w14:paraId="2071A2CB" w14:textId="0EA336E3" w:rsidR="002A5FF5" w:rsidRPr="006C4607" w:rsidRDefault="003A1BD5" w:rsidP="00D32806">
      <w:pPr>
        <w:pStyle w:val="a1"/>
      </w:pPr>
      <w:bookmarkStart w:id="29" w:name="_Toc200431368"/>
      <w:bookmarkStart w:id="30" w:name="_Toc200367518"/>
      <w:bookmarkStart w:id="31" w:name="С_Комментарий_da9f4d00"/>
      <w:bookmarkStart w:id="32" w:name="_Toc191492240"/>
      <w:bookmarkEnd w:id="26"/>
      <w:bookmarkEnd w:id="29"/>
      <w:bookmarkEnd w:id="30"/>
      <w:r w:rsidRPr="006C4607">
        <w:t>Содержание деятельности</w:t>
      </w:r>
      <w:bookmarkEnd w:id="32"/>
    </w:p>
    <w:bookmarkEnd w:id="31"/>
    <w:p w14:paraId="478F7377" w14:textId="490DE7D5" w:rsidR="00945C26" w:rsidRPr="006C4607" w:rsidRDefault="00F25632" w:rsidP="007F4177">
      <w:pPr>
        <w:spacing w:after="0"/>
        <w:ind w:firstLine="851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Капитан</w:t>
      </w:r>
      <w:r w:rsidR="00734314" w:rsidRPr="006C4607">
        <w:rPr>
          <w:rFonts w:ascii="Proxima Nova Rg" w:hAnsi="Proxima Nova Rg"/>
          <w:sz w:val="20"/>
          <w:szCs w:val="20"/>
        </w:rPr>
        <w:t xml:space="preserve">, после заявления члена экипажа о заболевании или ухудшении </w:t>
      </w:r>
      <w:r w:rsidR="005174AB" w:rsidRPr="006C4607">
        <w:rPr>
          <w:rFonts w:ascii="Proxima Nova Rg" w:hAnsi="Proxima Nova Rg"/>
          <w:sz w:val="20"/>
          <w:szCs w:val="20"/>
        </w:rPr>
        <w:t xml:space="preserve">самочувствия, должен незамедлительно </w:t>
      </w:r>
      <w:r w:rsidR="007F4177" w:rsidRPr="006C4607">
        <w:rPr>
          <w:rFonts w:ascii="Proxima Nova Rg" w:hAnsi="Proxima Nova Rg"/>
          <w:sz w:val="20"/>
          <w:szCs w:val="20"/>
        </w:rPr>
        <w:t>уведомляет</w:t>
      </w:r>
      <w:r w:rsidR="005174AB" w:rsidRPr="006C4607">
        <w:rPr>
          <w:rFonts w:ascii="Proxima Nova Rg" w:hAnsi="Proxima Nova Rg"/>
          <w:sz w:val="20"/>
          <w:szCs w:val="20"/>
        </w:rPr>
        <w:t xml:space="preserve"> Специалиста по </w:t>
      </w:r>
      <w:proofErr w:type="gramStart"/>
      <w:r w:rsidR="005174AB" w:rsidRPr="006C4607">
        <w:rPr>
          <w:rFonts w:ascii="Proxima Nova Rg" w:hAnsi="Proxima Nova Rg"/>
          <w:sz w:val="20"/>
          <w:szCs w:val="20"/>
        </w:rPr>
        <w:t xml:space="preserve">ОТ </w:t>
      </w:r>
      <w:r w:rsidR="007B648A" w:rsidRPr="006C4607">
        <w:rPr>
          <w:rFonts w:ascii="Proxima Nova Rg" w:hAnsi="Proxima Nova Rg"/>
          <w:sz w:val="20"/>
          <w:szCs w:val="20"/>
        </w:rPr>
        <w:t xml:space="preserve"> и</w:t>
      </w:r>
      <w:proofErr w:type="gramEnd"/>
      <w:r w:rsidR="007B648A" w:rsidRPr="006C4607">
        <w:rPr>
          <w:rFonts w:ascii="Proxima Nova Rg" w:hAnsi="Proxima Nova Rg"/>
          <w:sz w:val="20"/>
          <w:szCs w:val="20"/>
        </w:rPr>
        <w:t xml:space="preserve"> ТБ</w:t>
      </w:r>
      <w:r w:rsidR="005174AB" w:rsidRPr="006C4607">
        <w:rPr>
          <w:rFonts w:ascii="Proxima Nova Rg" w:hAnsi="Proxima Nova Rg"/>
          <w:sz w:val="20"/>
          <w:szCs w:val="20"/>
        </w:rPr>
        <w:t xml:space="preserve"> в телефонном режиме</w:t>
      </w:r>
      <w:r w:rsidR="00086EB2" w:rsidRPr="006C4607">
        <w:rPr>
          <w:rFonts w:ascii="Proxima Nova Rg" w:hAnsi="Proxima Nova Rg"/>
          <w:sz w:val="20"/>
          <w:szCs w:val="20"/>
        </w:rPr>
        <w:t xml:space="preserve"> с дублированием в электронной почте</w:t>
      </w:r>
      <w:r w:rsidR="005174AB" w:rsidRPr="006C4607">
        <w:rPr>
          <w:rFonts w:ascii="Proxima Nova Rg" w:hAnsi="Proxima Nova Rg"/>
          <w:sz w:val="20"/>
          <w:szCs w:val="20"/>
        </w:rPr>
        <w:t xml:space="preserve"> и организовывает</w:t>
      </w:r>
      <w:r w:rsidR="001F052F" w:rsidRPr="006C4607">
        <w:rPr>
          <w:rFonts w:ascii="Proxima Nova Rg" w:hAnsi="Proxima Nova Rg"/>
          <w:sz w:val="20"/>
          <w:szCs w:val="20"/>
        </w:rPr>
        <w:t xml:space="preserve"> </w:t>
      </w:r>
      <w:r w:rsidR="007F4177" w:rsidRPr="006C4607">
        <w:rPr>
          <w:rFonts w:ascii="Proxima Nova Rg" w:hAnsi="Proxima Nova Rg"/>
          <w:sz w:val="20"/>
          <w:szCs w:val="20"/>
        </w:rPr>
        <w:t xml:space="preserve">прохождение медицинского освидетельствования </w:t>
      </w:r>
      <w:r w:rsidR="001F052F" w:rsidRPr="006C4607">
        <w:rPr>
          <w:rFonts w:ascii="Proxima Nova Rg" w:hAnsi="Proxima Nova Rg"/>
          <w:sz w:val="20"/>
          <w:szCs w:val="20"/>
        </w:rPr>
        <w:t xml:space="preserve">через местного </w:t>
      </w:r>
      <w:r w:rsidR="00370B47" w:rsidRPr="006C4607">
        <w:rPr>
          <w:rFonts w:ascii="Proxima Nova Rg" w:hAnsi="Proxima Nova Rg"/>
          <w:sz w:val="20"/>
          <w:szCs w:val="20"/>
        </w:rPr>
        <w:t>а</w:t>
      </w:r>
      <w:r w:rsidR="001F052F" w:rsidRPr="006C4607">
        <w:rPr>
          <w:rFonts w:ascii="Proxima Nova Rg" w:hAnsi="Proxima Nova Rg"/>
          <w:sz w:val="20"/>
          <w:szCs w:val="20"/>
        </w:rPr>
        <w:t>гента</w:t>
      </w:r>
      <w:r w:rsidR="00630872" w:rsidRPr="006C4607">
        <w:rPr>
          <w:rFonts w:ascii="Proxima Nova Rg" w:hAnsi="Proxima Nova Rg"/>
          <w:sz w:val="20"/>
          <w:szCs w:val="20"/>
        </w:rPr>
        <w:t xml:space="preserve">: </w:t>
      </w:r>
    </w:p>
    <w:p w14:paraId="427F10F9" w14:textId="38B1B41C" w:rsidR="00F25632" w:rsidRPr="006C4607" w:rsidRDefault="00556962" w:rsidP="00945C26">
      <w:pPr>
        <w:spacing w:after="0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 xml:space="preserve">«Тамань-Агент» </w:t>
      </w:r>
      <w:proofErr w:type="spellStart"/>
      <w:proofErr w:type="gramStart"/>
      <w:r w:rsidR="00A84328" w:rsidRPr="006C4607">
        <w:rPr>
          <w:rFonts w:ascii="Proxima Nova Rg" w:hAnsi="Proxima Nova Rg"/>
          <w:sz w:val="20"/>
          <w:szCs w:val="20"/>
        </w:rPr>
        <w:t>моб</w:t>
      </w:r>
      <w:r w:rsidR="009D2534" w:rsidRPr="006C4607">
        <w:rPr>
          <w:rFonts w:ascii="Proxima Nova Rg" w:hAnsi="Proxima Nova Rg"/>
          <w:sz w:val="20"/>
          <w:szCs w:val="20"/>
        </w:rPr>
        <w:t>.</w:t>
      </w:r>
      <w:r w:rsidR="00AC21CE" w:rsidRPr="006C4607">
        <w:rPr>
          <w:rFonts w:ascii="Proxima Nova Rg" w:hAnsi="Proxima Nova Rg"/>
          <w:sz w:val="20"/>
          <w:szCs w:val="20"/>
        </w:rPr>
        <w:t>т</w:t>
      </w:r>
      <w:ins w:id="33" w:author="Pavel Kumpan" w:date="2023-11-29T14:23:00Z">
        <w:r w:rsidR="00A84328" w:rsidRPr="006C4607">
          <w:rPr>
            <w:rFonts w:ascii="Proxima Nova Rg" w:hAnsi="Proxima Nova Rg"/>
            <w:sz w:val="20"/>
            <w:szCs w:val="20"/>
          </w:rPr>
          <w:t>т</w:t>
        </w:r>
      </w:ins>
      <w:r w:rsidR="00630872" w:rsidRPr="006C4607">
        <w:rPr>
          <w:rFonts w:ascii="Proxima Nova Rg" w:hAnsi="Proxima Nova Rg"/>
          <w:sz w:val="20"/>
          <w:szCs w:val="20"/>
        </w:rPr>
        <w:t>ел</w:t>
      </w:r>
      <w:proofErr w:type="spellEnd"/>
      <w:proofErr w:type="gramEnd"/>
      <w:r w:rsidR="00630872" w:rsidRPr="006C4607">
        <w:rPr>
          <w:rFonts w:ascii="Proxima Nova Rg" w:hAnsi="Proxima Nova Rg"/>
          <w:sz w:val="20"/>
          <w:szCs w:val="20"/>
        </w:rPr>
        <w:t>.</w:t>
      </w:r>
      <w:ins w:id="34" w:author="Pavel Kumpan" w:date="2023-11-29T14:23:00Z">
        <w:r w:rsidR="00A84328" w:rsidRPr="006C4607">
          <w:rPr>
            <w:rFonts w:ascii="Proxima Nova Rg" w:hAnsi="Proxima Nova Rg"/>
            <w:sz w:val="20"/>
            <w:szCs w:val="20"/>
          </w:rPr>
          <w:t>:</w:t>
        </w:r>
      </w:ins>
      <w:r w:rsidR="00630872" w:rsidRPr="006C4607">
        <w:rPr>
          <w:rFonts w:ascii="Proxima Nova Rg" w:hAnsi="Proxima Nova Rg"/>
          <w:sz w:val="20"/>
          <w:szCs w:val="20"/>
        </w:rPr>
        <w:t xml:space="preserve"> +7</w:t>
      </w:r>
      <w:r w:rsidR="002D4FA1" w:rsidRPr="006C4607">
        <w:rPr>
          <w:rFonts w:ascii="Proxima Nova Rg" w:hAnsi="Proxima Nova Rg"/>
          <w:sz w:val="20"/>
          <w:szCs w:val="20"/>
        </w:rPr>
        <w:t> </w:t>
      </w:r>
      <w:r w:rsidR="00630872" w:rsidRPr="006C4607">
        <w:rPr>
          <w:rFonts w:ascii="Proxima Nova Rg" w:hAnsi="Proxima Nova Rg"/>
          <w:sz w:val="20"/>
          <w:szCs w:val="20"/>
        </w:rPr>
        <w:t>988</w:t>
      </w:r>
      <w:r w:rsidR="002D4FA1" w:rsidRPr="006C4607">
        <w:rPr>
          <w:rFonts w:ascii="Proxima Nova Rg" w:hAnsi="Proxima Nova Rg"/>
          <w:sz w:val="20"/>
          <w:szCs w:val="20"/>
        </w:rPr>
        <w:t>-</w:t>
      </w:r>
      <w:r w:rsidR="00630872" w:rsidRPr="006C4607">
        <w:rPr>
          <w:rFonts w:ascii="Proxima Nova Rg" w:hAnsi="Proxima Nova Rg"/>
          <w:sz w:val="20"/>
          <w:szCs w:val="20"/>
        </w:rPr>
        <w:t xml:space="preserve">322-48-76 (Дежурный </w:t>
      </w:r>
      <w:r w:rsidR="000B39A8" w:rsidRPr="006C4607">
        <w:rPr>
          <w:rFonts w:ascii="Proxima Nova Rg" w:hAnsi="Proxima Nova Rg"/>
          <w:sz w:val="20"/>
          <w:szCs w:val="20"/>
        </w:rPr>
        <w:t>агент)</w:t>
      </w:r>
      <w:r w:rsidR="00216254" w:rsidRPr="006C4607">
        <w:rPr>
          <w:rFonts w:ascii="Proxima Nova Rg" w:hAnsi="Proxima Nova Rg"/>
          <w:sz w:val="20"/>
          <w:szCs w:val="20"/>
        </w:rPr>
        <w:t>,</w:t>
      </w:r>
      <w:r w:rsidR="000B39A8" w:rsidRPr="006C4607">
        <w:rPr>
          <w:rFonts w:ascii="Proxima Nova Rg" w:hAnsi="Proxima Nova Rg"/>
          <w:sz w:val="20"/>
          <w:szCs w:val="20"/>
        </w:rPr>
        <w:t xml:space="preserve"> </w:t>
      </w:r>
      <w:proofErr w:type="spellStart"/>
      <w:r w:rsidR="000B39A8" w:rsidRPr="006C4607">
        <w:rPr>
          <w:rFonts w:ascii="Proxima Nova Rg" w:hAnsi="Proxima Nova Rg"/>
          <w:sz w:val="20"/>
          <w:szCs w:val="20"/>
        </w:rPr>
        <w:t>e-mail</w:t>
      </w:r>
      <w:proofErr w:type="spellEnd"/>
      <w:r w:rsidR="00A84328" w:rsidRPr="006C4607">
        <w:rPr>
          <w:rFonts w:ascii="Proxima Nova Rg" w:hAnsi="Proxima Nova Rg"/>
          <w:sz w:val="20"/>
          <w:szCs w:val="20"/>
        </w:rPr>
        <w:t xml:space="preserve">: </w:t>
      </w:r>
      <w:r w:rsidR="00A84328" w:rsidRPr="006C4607">
        <w:rPr>
          <w:rFonts w:ascii="Proxima Nova Rg" w:hAnsi="Proxima Nova Rg"/>
          <w:sz w:val="20"/>
          <w:szCs w:val="20"/>
        </w:rPr>
        <w:fldChar w:fldCharType="begin"/>
      </w:r>
      <w:r w:rsidR="00A84328" w:rsidRPr="006C4607">
        <w:rPr>
          <w:rFonts w:ascii="Proxima Nova Rg" w:hAnsi="Proxima Nova Rg"/>
          <w:sz w:val="20"/>
          <w:szCs w:val="20"/>
        </w:rPr>
        <w:instrText xml:space="preserve"> HYPERLINK "mailto:agency@mgindustry.ru" </w:instrText>
      </w:r>
      <w:r w:rsidR="00A84328" w:rsidRPr="006C4607">
        <w:rPr>
          <w:rFonts w:ascii="Proxima Nova Rg" w:hAnsi="Proxima Nova Rg"/>
          <w:sz w:val="20"/>
          <w:szCs w:val="20"/>
        </w:rPr>
      </w:r>
      <w:r w:rsidR="00A84328" w:rsidRPr="006C4607">
        <w:rPr>
          <w:rFonts w:ascii="Proxima Nova Rg" w:hAnsi="Proxima Nova Rg"/>
          <w:sz w:val="20"/>
          <w:szCs w:val="20"/>
        </w:rPr>
        <w:fldChar w:fldCharType="separate"/>
      </w:r>
      <w:r w:rsidR="00A84328" w:rsidRPr="006C4607">
        <w:rPr>
          <w:rStyle w:val="af3"/>
          <w:rFonts w:ascii="Proxima Nova Rg" w:hAnsi="Proxima Nova Rg"/>
          <w:sz w:val="20"/>
          <w:szCs w:val="20"/>
        </w:rPr>
        <w:t>agency@mgindustry.ru</w:t>
      </w:r>
      <w:ins w:id="35" w:author="Pavel Kumpan" w:date="2023-11-29T14:23:00Z">
        <w:r w:rsidR="00A84328" w:rsidRPr="006C4607">
          <w:rPr>
            <w:rFonts w:ascii="Proxima Nova Rg" w:hAnsi="Proxima Nova Rg"/>
            <w:sz w:val="20"/>
            <w:szCs w:val="20"/>
          </w:rPr>
          <w:fldChar w:fldCharType="end"/>
        </w:r>
      </w:ins>
      <w:r w:rsidR="00A16704" w:rsidRPr="006C4607">
        <w:rPr>
          <w:rFonts w:ascii="Proxima Nova Rg" w:hAnsi="Proxima Nova Rg"/>
          <w:sz w:val="20"/>
          <w:szCs w:val="20"/>
        </w:rPr>
        <w:t xml:space="preserve">.  </w:t>
      </w:r>
      <w:r w:rsidR="00F25632" w:rsidRPr="006C4607">
        <w:rPr>
          <w:rFonts w:ascii="Proxima Nova Rg" w:hAnsi="Proxima Nova Rg"/>
          <w:sz w:val="20"/>
          <w:szCs w:val="20"/>
        </w:rPr>
        <w:t xml:space="preserve"> </w:t>
      </w:r>
    </w:p>
    <w:p w14:paraId="1FBB0863" w14:textId="34EBAB85" w:rsidR="003A1BD5" w:rsidRDefault="00311097" w:rsidP="007F4177">
      <w:pPr>
        <w:spacing w:before="120" w:after="0"/>
        <w:ind w:firstLine="851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Специалист по ОТ</w:t>
      </w:r>
      <w:r w:rsidR="007F4177" w:rsidRPr="006C4607">
        <w:rPr>
          <w:rFonts w:ascii="Proxima Nova Rg" w:hAnsi="Proxima Nova Rg"/>
          <w:sz w:val="20"/>
          <w:szCs w:val="20"/>
        </w:rPr>
        <w:t xml:space="preserve"> </w:t>
      </w:r>
      <w:r w:rsidR="007B648A" w:rsidRPr="006C4607">
        <w:rPr>
          <w:rFonts w:ascii="Proxima Nova Rg" w:hAnsi="Proxima Nova Rg"/>
          <w:sz w:val="20"/>
          <w:szCs w:val="20"/>
        </w:rPr>
        <w:t>и ТБ</w:t>
      </w:r>
      <w:r w:rsidRPr="006C4607">
        <w:rPr>
          <w:rFonts w:ascii="Proxima Nova Rg" w:hAnsi="Proxima Nova Rg"/>
          <w:sz w:val="20"/>
          <w:szCs w:val="20"/>
        </w:rPr>
        <w:t xml:space="preserve"> </w:t>
      </w:r>
      <w:r w:rsidR="00BD1270" w:rsidRPr="006C4607">
        <w:rPr>
          <w:rFonts w:ascii="Proxima Nova Rg" w:hAnsi="Proxima Nova Rg"/>
          <w:sz w:val="20"/>
          <w:szCs w:val="20"/>
        </w:rPr>
        <w:t>получает медицинское освидетельствование члена экипажа от медицинского работника либо от Капитана</w:t>
      </w:r>
      <w:r w:rsidR="007720AD" w:rsidRPr="006C4607">
        <w:rPr>
          <w:rFonts w:ascii="Proxima Nova Rg" w:hAnsi="Proxima Nova Rg"/>
          <w:sz w:val="20"/>
          <w:szCs w:val="20"/>
        </w:rPr>
        <w:t xml:space="preserve"> по средствам электронной почты</w:t>
      </w:r>
      <w:r w:rsidR="003C4FA3" w:rsidRPr="006C4607">
        <w:rPr>
          <w:rFonts w:ascii="Proxima Nova Rg" w:hAnsi="Proxima Nova Rg"/>
          <w:sz w:val="20"/>
          <w:szCs w:val="20"/>
        </w:rPr>
        <w:t xml:space="preserve"> или скан копии в приложении </w:t>
      </w:r>
      <w:r w:rsidR="003C4FA3" w:rsidRPr="006C4607">
        <w:rPr>
          <w:rFonts w:ascii="Proxima Nova Rg" w:hAnsi="Proxima Nova Rg"/>
          <w:sz w:val="20"/>
          <w:szCs w:val="20"/>
          <w:lang w:val="en-US"/>
        </w:rPr>
        <w:t>WhatsApp</w:t>
      </w:r>
      <w:r w:rsidR="003C4FA3" w:rsidRPr="006C4607">
        <w:rPr>
          <w:rFonts w:ascii="Proxima Nova Rg" w:hAnsi="Proxima Nova Rg"/>
          <w:sz w:val="20"/>
          <w:szCs w:val="20"/>
        </w:rPr>
        <w:t xml:space="preserve"> и </w:t>
      </w:r>
      <w:r w:rsidR="003C4FA3" w:rsidRPr="006C4607">
        <w:rPr>
          <w:rFonts w:ascii="Proxima Nova Rg" w:hAnsi="Proxima Nova Rg"/>
          <w:sz w:val="20"/>
          <w:szCs w:val="20"/>
          <w:lang w:val="en-US"/>
        </w:rPr>
        <w:t>Telegram</w:t>
      </w:r>
      <w:r w:rsidR="00BE48AC" w:rsidRPr="006C4607">
        <w:rPr>
          <w:rFonts w:ascii="Proxima Nova Rg" w:hAnsi="Proxima Nova Rg"/>
          <w:sz w:val="20"/>
          <w:szCs w:val="20"/>
        </w:rPr>
        <w:t xml:space="preserve">, </w:t>
      </w:r>
      <w:r w:rsidR="00BD1270" w:rsidRPr="006C4607">
        <w:rPr>
          <w:rFonts w:ascii="Proxima Nova Rg" w:hAnsi="Proxima Nova Rg"/>
          <w:sz w:val="20"/>
          <w:szCs w:val="20"/>
        </w:rPr>
        <w:t xml:space="preserve">в случае необходимости лечения члена экипажа амбулаторно или стационарно, </w:t>
      </w:r>
      <w:r w:rsidR="004E2388" w:rsidRPr="006C4607">
        <w:rPr>
          <w:rFonts w:ascii="Proxima Nova Rg" w:hAnsi="Proxima Nova Rg"/>
          <w:sz w:val="20"/>
          <w:szCs w:val="20"/>
        </w:rPr>
        <w:t>Специалист по ОТ</w:t>
      </w:r>
      <w:r w:rsidR="007B648A" w:rsidRPr="006C4607">
        <w:rPr>
          <w:rFonts w:ascii="Proxima Nova Rg" w:hAnsi="Proxima Nova Rg"/>
          <w:sz w:val="20"/>
          <w:szCs w:val="20"/>
        </w:rPr>
        <w:t xml:space="preserve"> и ТБ</w:t>
      </w:r>
      <w:r w:rsidR="001F1F3D" w:rsidRPr="006C4607">
        <w:rPr>
          <w:rFonts w:ascii="Proxima Nova Rg" w:hAnsi="Proxima Nova Rg"/>
          <w:sz w:val="20"/>
          <w:szCs w:val="20"/>
        </w:rPr>
        <w:t xml:space="preserve"> </w:t>
      </w:r>
      <w:r w:rsidR="00323EDF" w:rsidRPr="006C4607">
        <w:rPr>
          <w:rFonts w:ascii="Proxima Nova Rg" w:hAnsi="Proxima Nova Rg"/>
          <w:sz w:val="20"/>
          <w:szCs w:val="20"/>
        </w:rPr>
        <w:t xml:space="preserve">по средствам электронной почты с дублированием в телефонном режиме </w:t>
      </w:r>
      <w:r w:rsidR="001F1F3D" w:rsidRPr="006C4607">
        <w:rPr>
          <w:rFonts w:ascii="Proxima Nova Rg" w:hAnsi="Proxima Nova Rg"/>
          <w:sz w:val="20"/>
          <w:szCs w:val="20"/>
        </w:rPr>
        <w:t xml:space="preserve">направляет </w:t>
      </w:r>
      <w:r w:rsidR="00BD1270" w:rsidRPr="006C4607">
        <w:rPr>
          <w:rFonts w:ascii="Proxima Nova Rg" w:hAnsi="Proxima Nova Rg"/>
          <w:sz w:val="20"/>
          <w:szCs w:val="20"/>
        </w:rPr>
        <w:t xml:space="preserve">данную информацию Директору </w:t>
      </w:r>
      <w:r w:rsidR="00B571D1" w:rsidRPr="006C4607">
        <w:rPr>
          <w:rFonts w:ascii="Proxima Nova Rg" w:hAnsi="Proxima Nova Rg"/>
          <w:sz w:val="20"/>
          <w:szCs w:val="20"/>
        </w:rPr>
        <w:br/>
      </w:r>
      <w:r w:rsidR="007B648A" w:rsidRPr="006C4607">
        <w:rPr>
          <w:rFonts w:ascii="Proxima Nova Rg" w:hAnsi="Proxima Nova Rg"/>
          <w:sz w:val="20"/>
          <w:szCs w:val="20"/>
        </w:rPr>
        <w:t>ООО «</w:t>
      </w:r>
      <w:proofErr w:type="spellStart"/>
      <w:r w:rsidR="007B648A" w:rsidRPr="006C4607">
        <w:rPr>
          <w:rFonts w:ascii="Proxima Nova Rg" w:hAnsi="Proxima Nova Rg"/>
          <w:sz w:val="20"/>
          <w:szCs w:val="20"/>
        </w:rPr>
        <w:t>Боллард</w:t>
      </w:r>
      <w:proofErr w:type="spellEnd"/>
      <w:r w:rsidR="007B648A" w:rsidRPr="006C4607">
        <w:rPr>
          <w:rFonts w:ascii="Proxima Nova Rg" w:hAnsi="Proxima Nova Rg"/>
          <w:sz w:val="20"/>
          <w:szCs w:val="20"/>
        </w:rPr>
        <w:t xml:space="preserve">» (далее Директор Общества) </w:t>
      </w:r>
      <w:r w:rsidR="00BD1270" w:rsidRPr="006C4607">
        <w:rPr>
          <w:rFonts w:ascii="Proxima Nova Rg" w:hAnsi="Proxima Nova Rg"/>
          <w:sz w:val="20"/>
          <w:szCs w:val="20"/>
        </w:rPr>
        <w:t xml:space="preserve">и </w:t>
      </w:r>
      <w:r w:rsidR="0069483C" w:rsidRPr="006C4607">
        <w:rPr>
          <w:rFonts w:ascii="Proxima Nova Rg" w:hAnsi="Proxima Nova Rg"/>
          <w:sz w:val="20"/>
          <w:szCs w:val="20"/>
        </w:rPr>
        <w:t>специалист</w:t>
      </w:r>
      <w:r w:rsidR="0092569F" w:rsidRPr="006C4607">
        <w:rPr>
          <w:rFonts w:ascii="Proxima Nova Rg" w:hAnsi="Proxima Nova Rg"/>
          <w:sz w:val="20"/>
          <w:szCs w:val="20"/>
        </w:rPr>
        <w:t>у</w:t>
      </w:r>
      <w:r w:rsidR="00BE48AC" w:rsidRPr="006C4607">
        <w:rPr>
          <w:rFonts w:ascii="Proxima Nova Rg" w:hAnsi="Proxima Nova Rg"/>
          <w:sz w:val="20"/>
          <w:szCs w:val="20"/>
        </w:rPr>
        <w:t xml:space="preserve"> по персоналу</w:t>
      </w:r>
      <w:r w:rsidR="00BD1270" w:rsidRPr="006C4607">
        <w:rPr>
          <w:rFonts w:ascii="Proxima Nova Rg" w:hAnsi="Proxima Nova Rg"/>
          <w:sz w:val="20"/>
          <w:szCs w:val="20"/>
        </w:rPr>
        <w:t xml:space="preserve"> для подбора замены из резервного экипажа</w:t>
      </w:r>
      <w:r w:rsidR="00902043" w:rsidRPr="006C4607">
        <w:rPr>
          <w:rFonts w:ascii="Proxima Nova Rg" w:hAnsi="Proxima Nova Rg"/>
          <w:sz w:val="20"/>
          <w:szCs w:val="20"/>
        </w:rPr>
        <w:t xml:space="preserve">. </w:t>
      </w:r>
      <w:r w:rsidR="008940F2" w:rsidRPr="006C4607">
        <w:rPr>
          <w:rFonts w:ascii="Proxima Nova Rg" w:hAnsi="Proxima Nova Rg"/>
          <w:sz w:val="20"/>
          <w:szCs w:val="20"/>
        </w:rPr>
        <w:t>При необходимости замены Капитана</w:t>
      </w:r>
      <w:r w:rsidR="007B648A" w:rsidRPr="006C4607">
        <w:rPr>
          <w:rFonts w:ascii="Proxima Nova Rg" w:hAnsi="Proxima Nova Rg"/>
          <w:sz w:val="20"/>
          <w:szCs w:val="20"/>
        </w:rPr>
        <w:t xml:space="preserve"> </w:t>
      </w:r>
      <w:proofErr w:type="gramStart"/>
      <w:r w:rsidR="007B648A" w:rsidRPr="006C4607">
        <w:rPr>
          <w:rFonts w:ascii="Proxima Nova Rg" w:hAnsi="Proxima Nova Rg"/>
          <w:sz w:val="20"/>
          <w:szCs w:val="20"/>
        </w:rPr>
        <w:t xml:space="preserve">буксира </w:t>
      </w:r>
      <w:r w:rsidR="008940F2" w:rsidRPr="006C4607">
        <w:rPr>
          <w:rFonts w:ascii="Proxima Nova Rg" w:hAnsi="Proxima Nova Rg"/>
          <w:sz w:val="20"/>
          <w:szCs w:val="20"/>
        </w:rPr>
        <w:t xml:space="preserve"> и</w:t>
      </w:r>
      <w:proofErr w:type="gramEnd"/>
      <w:r w:rsidR="008940F2" w:rsidRPr="006C4607">
        <w:rPr>
          <w:rFonts w:ascii="Proxima Nova Rg" w:hAnsi="Proxima Nova Rg"/>
          <w:sz w:val="20"/>
          <w:szCs w:val="20"/>
        </w:rPr>
        <w:t xml:space="preserve"> Старшего </w:t>
      </w:r>
      <w:r w:rsidR="007B648A" w:rsidRPr="006C4607">
        <w:rPr>
          <w:rFonts w:ascii="Proxima Nova Rg" w:hAnsi="Proxima Nova Rg"/>
          <w:sz w:val="20"/>
          <w:szCs w:val="20"/>
        </w:rPr>
        <w:t>п</w:t>
      </w:r>
      <w:r w:rsidR="008940F2" w:rsidRPr="006C4607">
        <w:rPr>
          <w:rFonts w:ascii="Proxima Nova Rg" w:hAnsi="Proxima Nova Rg"/>
          <w:sz w:val="20"/>
          <w:szCs w:val="20"/>
        </w:rPr>
        <w:t>омощника Капитана</w:t>
      </w:r>
      <w:r w:rsidR="007B648A" w:rsidRPr="006C4607">
        <w:rPr>
          <w:rFonts w:ascii="Proxima Nova Rg" w:hAnsi="Proxima Nova Rg"/>
          <w:sz w:val="20"/>
          <w:szCs w:val="20"/>
        </w:rPr>
        <w:t xml:space="preserve"> буксира </w:t>
      </w:r>
      <w:r w:rsidR="008940F2" w:rsidRPr="006C4607">
        <w:rPr>
          <w:rFonts w:ascii="Proxima Nova Rg" w:hAnsi="Proxima Nova Rg"/>
          <w:sz w:val="20"/>
          <w:szCs w:val="20"/>
        </w:rPr>
        <w:t xml:space="preserve"> необходимо связаться </w:t>
      </w:r>
      <w:r w:rsidR="002D222A" w:rsidRPr="006C4607">
        <w:rPr>
          <w:rFonts w:ascii="Proxima Nova Rg" w:hAnsi="Proxima Nova Rg"/>
          <w:sz w:val="20"/>
          <w:szCs w:val="20"/>
        </w:rPr>
        <w:t xml:space="preserve">для подтверждения данных кандидатур со </w:t>
      </w:r>
      <w:r w:rsidR="00B571D1" w:rsidRPr="006C4607">
        <w:rPr>
          <w:rFonts w:ascii="Proxima Nova Rg" w:hAnsi="Proxima Nova Rg"/>
          <w:sz w:val="20"/>
          <w:szCs w:val="20"/>
        </w:rPr>
        <w:t>С</w:t>
      </w:r>
      <w:r w:rsidR="002D222A" w:rsidRPr="006C4607">
        <w:rPr>
          <w:rFonts w:ascii="Proxima Nova Rg" w:hAnsi="Proxima Nova Rg"/>
          <w:sz w:val="20"/>
          <w:szCs w:val="20"/>
        </w:rPr>
        <w:t>пециалистом ответственным за безопасность мореплавания</w:t>
      </w:r>
      <w:r w:rsidR="00B571D1" w:rsidRPr="006C4607">
        <w:rPr>
          <w:rFonts w:ascii="Proxima Nova Rg" w:hAnsi="Proxima Nova Rg"/>
          <w:sz w:val="20"/>
          <w:szCs w:val="20"/>
        </w:rPr>
        <w:t xml:space="preserve"> и ООС</w:t>
      </w:r>
      <w:r w:rsidR="007B648A" w:rsidRPr="006C4607">
        <w:rPr>
          <w:rFonts w:ascii="Proxima Nova Rg" w:hAnsi="Proxima Nova Rg"/>
          <w:sz w:val="20"/>
          <w:szCs w:val="20"/>
        </w:rPr>
        <w:t xml:space="preserve">, </w:t>
      </w:r>
      <w:r w:rsidR="002D222A" w:rsidRPr="006C4607">
        <w:rPr>
          <w:rFonts w:ascii="Proxima Nova Rg" w:hAnsi="Proxima Nova Rg"/>
          <w:sz w:val="20"/>
          <w:szCs w:val="20"/>
        </w:rPr>
        <w:t xml:space="preserve">если необходима замена Старшего Механика и Вахтенного </w:t>
      </w:r>
      <w:r w:rsidR="007B648A" w:rsidRPr="006C4607">
        <w:rPr>
          <w:rFonts w:ascii="Proxima Nova Rg" w:hAnsi="Proxima Nova Rg"/>
          <w:sz w:val="20"/>
          <w:szCs w:val="20"/>
        </w:rPr>
        <w:t>(или Второго) м</w:t>
      </w:r>
      <w:r w:rsidR="002D222A" w:rsidRPr="006C4607">
        <w:rPr>
          <w:rFonts w:ascii="Proxima Nova Rg" w:hAnsi="Proxima Nova Rg"/>
          <w:sz w:val="20"/>
          <w:szCs w:val="20"/>
        </w:rPr>
        <w:t xml:space="preserve">еханика необходимо связаться с </w:t>
      </w:r>
      <w:r w:rsidR="007B648A" w:rsidRPr="006C4607">
        <w:rPr>
          <w:rFonts w:ascii="Proxima Nova Rg" w:hAnsi="Proxima Nova Rg"/>
          <w:sz w:val="20"/>
          <w:szCs w:val="20"/>
        </w:rPr>
        <w:t>Руководителем отдела технической эксплуатации флота</w:t>
      </w:r>
      <w:r w:rsidR="00B571D1" w:rsidRPr="006C4607">
        <w:rPr>
          <w:rFonts w:ascii="Proxima Nova Rg" w:hAnsi="Proxima Nova Rg"/>
          <w:sz w:val="20"/>
          <w:szCs w:val="20"/>
        </w:rPr>
        <w:t xml:space="preserve">. </w:t>
      </w:r>
      <w:r w:rsidR="007B648A" w:rsidRPr="006C4607">
        <w:rPr>
          <w:rFonts w:ascii="Proxima Nova Rg" w:hAnsi="Proxima Nova Rg"/>
          <w:sz w:val="20"/>
          <w:szCs w:val="20"/>
        </w:rPr>
        <w:t>Вышеу</w:t>
      </w:r>
      <w:r w:rsidR="007220D1" w:rsidRPr="006C4607">
        <w:rPr>
          <w:rFonts w:ascii="Proxima Nova Rg" w:hAnsi="Proxima Nova Rg"/>
          <w:sz w:val="20"/>
          <w:szCs w:val="20"/>
        </w:rPr>
        <w:t>казанные сотрудники после согласования</w:t>
      </w:r>
      <w:r w:rsidR="00323EDF" w:rsidRPr="006C4607">
        <w:rPr>
          <w:rFonts w:ascii="Proxima Nova Rg" w:hAnsi="Proxima Nova Rg"/>
          <w:sz w:val="20"/>
          <w:szCs w:val="20"/>
        </w:rPr>
        <w:t xml:space="preserve"> </w:t>
      </w:r>
      <w:r w:rsidR="007B648A" w:rsidRPr="006C4607">
        <w:rPr>
          <w:rFonts w:ascii="Proxima Nova Rg" w:hAnsi="Proxima Nova Rg"/>
          <w:sz w:val="20"/>
          <w:szCs w:val="20"/>
        </w:rPr>
        <w:t xml:space="preserve">предложенных </w:t>
      </w:r>
      <w:r w:rsidR="00323EDF" w:rsidRPr="006C4607">
        <w:rPr>
          <w:rFonts w:ascii="Proxima Nova Rg" w:hAnsi="Proxima Nova Rg"/>
          <w:sz w:val="20"/>
          <w:szCs w:val="20"/>
        </w:rPr>
        <w:t>кандидатур</w:t>
      </w:r>
      <w:r w:rsidR="007220D1" w:rsidRPr="006C4607">
        <w:rPr>
          <w:rFonts w:ascii="Proxima Nova Rg" w:hAnsi="Proxima Nova Rg"/>
          <w:sz w:val="20"/>
          <w:szCs w:val="20"/>
        </w:rPr>
        <w:t xml:space="preserve">, информируют </w:t>
      </w:r>
      <w:r w:rsidR="00B571D1" w:rsidRPr="006C4607">
        <w:rPr>
          <w:rFonts w:ascii="Proxima Nova Rg" w:hAnsi="Proxima Nova Rg"/>
          <w:sz w:val="20"/>
          <w:szCs w:val="20"/>
        </w:rPr>
        <w:t xml:space="preserve">специалиста по персоналу, а тот в свою очередь информирует </w:t>
      </w:r>
      <w:r w:rsidR="007220D1" w:rsidRPr="006C4607">
        <w:rPr>
          <w:rFonts w:ascii="Proxima Nova Rg" w:hAnsi="Proxima Nova Rg"/>
          <w:sz w:val="20"/>
          <w:szCs w:val="20"/>
        </w:rPr>
        <w:t xml:space="preserve">Директора </w:t>
      </w:r>
      <w:r w:rsidR="007B648A" w:rsidRPr="006C4607">
        <w:rPr>
          <w:rFonts w:ascii="Proxima Nova Rg" w:hAnsi="Proxima Nova Rg"/>
          <w:sz w:val="20"/>
          <w:szCs w:val="20"/>
        </w:rPr>
        <w:t>Общества</w:t>
      </w:r>
      <w:r w:rsidR="00B571D1" w:rsidRPr="006C4607">
        <w:rPr>
          <w:rFonts w:ascii="Proxima Nova Rg" w:hAnsi="Proxima Nova Rg"/>
          <w:sz w:val="20"/>
          <w:szCs w:val="20"/>
        </w:rPr>
        <w:t>.</w:t>
      </w:r>
    </w:p>
    <w:p w14:paraId="653D6EF7" w14:textId="6FDB1F43" w:rsidR="00E97DE2" w:rsidRPr="006C4607" w:rsidRDefault="003A1BD5" w:rsidP="00B0694F">
      <w:pPr>
        <w:spacing w:after="0"/>
        <w:jc w:val="left"/>
        <w:rPr>
          <w:rFonts w:ascii="Proxima Nova Rg" w:hAnsi="Proxima Nova Rg"/>
          <w:sz w:val="20"/>
          <w:szCs w:val="20"/>
        </w:rPr>
      </w:pPr>
      <w:r>
        <w:rPr>
          <w:rFonts w:ascii="Proxima Nova Rg" w:hAnsi="Proxima Nova Rg"/>
          <w:sz w:val="20"/>
          <w:szCs w:val="20"/>
        </w:rPr>
        <w:br w:type="page"/>
      </w:r>
    </w:p>
    <w:p w14:paraId="510E6534" w14:textId="32F1DDBB" w:rsidR="00B62434" w:rsidRPr="00B0694F" w:rsidRDefault="003A1BD5" w:rsidP="00D32806">
      <w:pPr>
        <w:pStyle w:val="a1"/>
        <w:rPr>
          <w:b/>
          <w:bCs/>
        </w:rPr>
      </w:pPr>
      <w:bookmarkStart w:id="36" w:name="_Toc191492241"/>
      <w:bookmarkEnd w:id="8"/>
      <w:bookmarkEnd w:id="9"/>
      <w:bookmarkEnd w:id="10"/>
      <w:bookmarkEnd w:id="11"/>
      <w:r w:rsidRPr="00B0694F">
        <w:rPr>
          <w:b/>
          <w:bCs/>
        </w:rPr>
        <w:lastRenderedPageBreak/>
        <w:t>Ответственность</w:t>
      </w:r>
      <w:bookmarkEnd w:id="36"/>
    </w:p>
    <w:p w14:paraId="304D641E" w14:textId="77777777" w:rsidR="004120ED" w:rsidRPr="006C4607" w:rsidRDefault="004120ED" w:rsidP="005D01B6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Ответственность за актуализацию настоя</w:t>
      </w:r>
      <w:r w:rsidR="0030447B" w:rsidRPr="006C4607">
        <w:rPr>
          <w:rFonts w:ascii="Proxima Nova Rg" w:hAnsi="Proxima Nova Rg"/>
          <w:sz w:val="20"/>
          <w:szCs w:val="20"/>
        </w:rPr>
        <w:t>щей</w:t>
      </w:r>
      <w:r w:rsidRPr="006C4607">
        <w:rPr>
          <w:rFonts w:ascii="Proxima Nova Rg" w:hAnsi="Proxima Nova Rg"/>
          <w:sz w:val="20"/>
          <w:szCs w:val="20"/>
        </w:rPr>
        <w:t xml:space="preserve"> </w:t>
      </w:r>
      <w:r w:rsidR="0030447B" w:rsidRPr="006C4607">
        <w:rPr>
          <w:rFonts w:ascii="Proxima Nova Rg" w:hAnsi="Proxima Nova Rg"/>
          <w:sz w:val="20"/>
          <w:szCs w:val="20"/>
        </w:rPr>
        <w:t>Проц</w:t>
      </w:r>
      <w:r w:rsidR="00A2287B" w:rsidRPr="006C4607">
        <w:rPr>
          <w:rFonts w:ascii="Proxima Nova Rg" w:hAnsi="Proxima Nova Rg"/>
          <w:sz w:val="20"/>
          <w:szCs w:val="20"/>
        </w:rPr>
        <w:t>е</w:t>
      </w:r>
      <w:r w:rsidR="0030447B" w:rsidRPr="006C4607">
        <w:rPr>
          <w:rFonts w:ascii="Proxima Nova Rg" w:hAnsi="Proxima Nova Rg"/>
          <w:sz w:val="20"/>
          <w:szCs w:val="20"/>
        </w:rPr>
        <w:t>дуры</w:t>
      </w:r>
      <w:r w:rsidRPr="006C4607">
        <w:rPr>
          <w:rFonts w:ascii="Proxima Nova Rg" w:hAnsi="Proxima Nova Rg"/>
          <w:sz w:val="20"/>
          <w:szCs w:val="20"/>
        </w:rPr>
        <w:t xml:space="preserve"> возлагается на</w:t>
      </w:r>
      <w:r w:rsidR="005D01B6" w:rsidRPr="006C4607">
        <w:rPr>
          <w:rFonts w:ascii="Proxima Nova Rg" w:hAnsi="Proxima Nova Rg"/>
          <w:sz w:val="20"/>
          <w:szCs w:val="20"/>
        </w:rPr>
        <w:t> </w:t>
      </w:r>
      <w:r w:rsidRPr="006C4607">
        <w:rPr>
          <w:rFonts w:ascii="Proxima Nova Rg" w:hAnsi="Proxima Nova Rg"/>
          <w:sz w:val="20"/>
          <w:szCs w:val="20"/>
        </w:rPr>
        <w:t>Владельца процедуры, а ответственность за выполнение требований на</w:t>
      </w:r>
      <w:r w:rsidR="005D01B6" w:rsidRPr="006C4607">
        <w:rPr>
          <w:rFonts w:ascii="Proxima Nova Rg" w:hAnsi="Proxima Nova Rg"/>
          <w:sz w:val="20"/>
          <w:szCs w:val="20"/>
        </w:rPr>
        <w:t> </w:t>
      </w:r>
      <w:r w:rsidRPr="006C4607">
        <w:rPr>
          <w:rFonts w:ascii="Proxima Nova Rg" w:hAnsi="Proxima Nova Rg"/>
          <w:sz w:val="20"/>
          <w:szCs w:val="20"/>
        </w:rPr>
        <w:t>исполнителей и участников процедуры.</w:t>
      </w:r>
    </w:p>
    <w:p w14:paraId="2406AB3E" w14:textId="77777777" w:rsidR="006D4837" w:rsidRPr="006C4607" w:rsidRDefault="006D4837" w:rsidP="005D01B6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Владельцем проце</w:t>
      </w:r>
      <w:r w:rsidR="001A196F" w:rsidRPr="006C4607">
        <w:rPr>
          <w:rFonts w:ascii="Proxima Nova Rg" w:hAnsi="Proxima Nova Rg"/>
          <w:sz w:val="20"/>
          <w:szCs w:val="20"/>
        </w:rPr>
        <w:t xml:space="preserve">дуры </w:t>
      </w:r>
      <w:r w:rsidRPr="006C4607">
        <w:rPr>
          <w:rFonts w:ascii="Proxima Nova Rg" w:hAnsi="Proxima Nova Rg"/>
          <w:sz w:val="20"/>
          <w:szCs w:val="20"/>
        </w:rPr>
        <w:t>является: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"/>
        <w:gridCol w:w="4568"/>
        <w:gridCol w:w="4394"/>
      </w:tblGrid>
      <w:tr w:rsidR="00FE6C60" w:rsidRPr="006C4607" w14:paraId="62D68C9E" w14:textId="77777777" w:rsidTr="00D46F5B">
        <w:trPr>
          <w:tblHeader/>
        </w:trPr>
        <w:tc>
          <w:tcPr>
            <w:tcW w:w="34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EE422EB" w14:textId="77777777" w:rsidR="00FE6C60" w:rsidRPr="006C4607" w:rsidRDefault="00FE6C60" w:rsidP="002B244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№</w:t>
            </w:r>
          </w:p>
        </w:tc>
        <w:tc>
          <w:tcPr>
            <w:tcW w:w="237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11C7076" w14:textId="77777777" w:rsidR="00FE6C60" w:rsidRPr="006C4607" w:rsidRDefault="003A2FAF" w:rsidP="002B244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Организационная единица</w:t>
            </w:r>
          </w:p>
        </w:tc>
        <w:tc>
          <w:tcPr>
            <w:tcW w:w="228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B12FF3D" w14:textId="77777777" w:rsidR="00FE6C60" w:rsidRPr="006C4607" w:rsidRDefault="00FE6C60" w:rsidP="002B244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Подразделение</w:t>
            </w:r>
          </w:p>
        </w:tc>
      </w:tr>
      <w:tr w:rsidR="00FE6C60" w:rsidRPr="006C4607" w14:paraId="3A0BDA5B" w14:textId="77777777" w:rsidTr="00D46F5B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DD7D50" w14:textId="77777777" w:rsidR="00FE6C60" w:rsidRPr="006C4607" w:rsidRDefault="00FE6C60" w:rsidP="00DE0E7A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bookmarkStart w:id="37" w:name="Владельц_процесса_c652468a"/>
            <w:bookmarkEnd w:id="37"/>
            <w:r w:rsidRPr="006C4607">
              <w:rPr>
                <w:rFonts w:ascii="Proxima Nova Rg" w:hAnsi="Proxima Nova Rg"/>
                <w:sz w:val="20"/>
                <w:szCs w:val="20"/>
              </w:rPr>
              <w:t>1.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1D3FD3" w14:textId="18650DC2" w:rsidR="00FE6C60" w:rsidRPr="006C4607" w:rsidRDefault="00DC69FE" w:rsidP="005C4AD2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Специалист </w:t>
            </w:r>
            <w:r w:rsidR="007B648A" w:rsidRPr="006C4607">
              <w:rPr>
                <w:rFonts w:ascii="Proxima Nova Rg" w:hAnsi="Proxima Nova Rg"/>
                <w:sz w:val="20"/>
                <w:szCs w:val="20"/>
              </w:rPr>
              <w:t>по ОТ и ТБ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2672B9" w14:textId="1E43D90E" w:rsidR="00FE6C60" w:rsidRPr="006C4607" w:rsidRDefault="00511A57" w:rsidP="005C4AD2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</w:tbl>
    <w:p w14:paraId="73C4A2E8" w14:textId="77777777" w:rsidR="00554BA6" w:rsidRPr="006C4607" w:rsidRDefault="00554BA6" w:rsidP="00D46F5B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</w:p>
    <w:p w14:paraId="59AA93EB" w14:textId="77777777" w:rsidR="00D46F5B" w:rsidRPr="006C4607" w:rsidRDefault="00D46F5B" w:rsidP="00D46F5B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Основными исполнителями процедуры являются: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"/>
        <w:gridCol w:w="4568"/>
        <w:gridCol w:w="4394"/>
      </w:tblGrid>
      <w:tr w:rsidR="00D46F5B" w:rsidRPr="006C4607" w14:paraId="07EB570E" w14:textId="77777777" w:rsidTr="00E20189">
        <w:trPr>
          <w:tblHeader/>
        </w:trPr>
        <w:tc>
          <w:tcPr>
            <w:tcW w:w="34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FF97F1A" w14:textId="77777777" w:rsidR="00D46F5B" w:rsidRPr="006C4607" w:rsidRDefault="00D46F5B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№</w:t>
            </w:r>
          </w:p>
        </w:tc>
        <w:tc>
          <w:tcPr>
            <w:tcW w:w="237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18DF565" w14:textId="77777777" w:rsidR="00D46F5B" w:rsidRPr="006C4607" w:rsidRDefault="00D46F5B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Организационная единица</w:t>
            </w:r>
          </w:p>
        </w:tc>
        <w:tc>
          <w:tcPr>
            <w:tcW w:w="228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BDB5D" w14:textId="77777777" w:rsidR="00D46F5B" w:rsidRPr="006C4607" w:rsidRDefault="00D46F5B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Подразделение</w:t>
            </w:r>
          </w:p>
        </w:tc>
      </w:tr>
      <w:tr w:rsidR="00D46F5B" w:rsidRPr="006C4607" w14:paraId="20EE5E94" w14:textId="77777777" w:rsidTr="00E20189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A776683" w14:textId="77777777" w:rsidR="00D46F5B" w:rsidRPr="006C4607" w:rsidRDefault="00D46F5B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1.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A492CD" w14:textId="77777777" w:rsidR="00D46F5B" w:rsidRPr="006C4607" w:rsidRDefault="00D46F5B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 судна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1A06278" w14:textId="77777777" w:rsidR="00D46F5B" w:rsidRPr="006C4607" w:rsidRDefault="002003C6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Экипаж судна</w:t>
            </w:r>
          </w:p>
        </w:tc>
      </w:tr>
      <w:tr w:rsidR="00D46F5B" w:rsidRPr="006C4607" w14:paraId="66192E5A" w14:textId="77777777" w:rsidTr="00E20189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AF0F98" w14:textId="77777777" w:rsidR="00D46F5B" w:rsidRPr="006C4607" w:rsidRDefault="00D46F5B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2.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F628C7" w14:textId="77777777" w:rsidR="00D46F5B" w:rsidRPr="006C4607" w:rsidRDefault="00F25B64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Член Экипажа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872167" w14:textId="77777777" w:rsidR="00D46F5B" w:rsidRPr="006C4607" w:rsidRDefault="002003C6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Экипаж судна</w:t>
            </w:r>
          </w:p>
        </w:tc>
      </w:tr>
      <w:tr w:rsidR="00D46F5B" w:rsidRPr="006C4607" w14:paraId="7D1499AF" w14:textId="77777777" w:rsidTr="00E20189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F142CE7" w14:textId="77777777" w:rsidR="00D46F5B" w:rsidRPr="006C4607" w:rsidRDefault="00D46F5B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3.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40B7D92" w14:textId="0F4309C9" w:rsidR="00D46F5B" w:rsidRPr="006C4607" w:rsidRDefault="00E75644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</w:t>
            </w:r>
            <w:r w:rsidR="00A75ADA" w:rsidRPr="006C4607">
              <w:rPr>
                <w:rFonts w:ascii="Proxima Nova Rg" w:hAnsi="Proxima Nova Rg"/>
                <w:sz w:val="20"/>
                <w:szCs w:val="20"/>
              </w:rPr>
              <w:t xml:space="preserve">пециалист </w:t>
            </w:r>
            <w:r w:rsidR="007B648A" w:rsidRPr="006C4607">
              <w:rPr>
                <w:rFonts w:ascii="Proxima Nova Rg" w:hAnsi="Proxima Nova Rg"/>
                <w:sz w:val="20"/>
                <w:szCs w:val="20"/>
              </w:rPr>
              <w:t>по ОТ и ТБ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7DD3A5A" w14:textId="5DE0BE30" w:rsidR="00D46F5B" w:rsidRPr="006C4607" w:rsidRDefault="008C2497" w:rsidP="00A75ADA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  <w:tr w:rsidR="002003C6" w:rsidRPr="006C4607" w14:paraId="0F6761B4" w14:textId="77777777" w:rsidTr="00E20189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58CCAE" w14:textId="77777777" w:rsidR="002003C6" w:rsidRPr="006C4607" w:rsidRDefault="002003C6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4.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B0FDA9" w14:textId="77777777" w:rsidR="002003C6" w:rsidRPr="006C4607" w:rsidRDefault="00E75644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Директор ООО «Боллард</w:t>
            </w:r>
            <w:r w:rsidR="006D66EA" w:rsidRPr="006C4607">
              <w:rPr>
                <w:rFonts w:ascii="Proxima Nova Rg" w:hAnsi="Proxima Nova Rg"/>
                <w:sz w:val="20"/>
                <w:szCs w:val="20"/>
              </w:rPr>
              <w:t>»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001D0E" w14:textId="32874355" w:rsidR="002003C6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  <w:tr w:rsidR="00D46F5B" w:rsidRPr="006C4607" w14:paraId="72E66309" w14:textId="77777777" w:rsidTr="00E20189"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1BF209" w14:textId="77777777" w:rsidR="00D46F5B" w:rsidRPr="006C4607" w:rsidRDefault="002003C6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bookmarkStart w:id="38" w:name="Исполнители_процесса_c2f85989"/>
            <w:bookmarkEnd w:id="38"/>
            <w:r w:rsidRPr="006C4607">
              <w:rPr>
                <w:rFonts w:ascii="Proxima Nova Rg" w:hAnsi="Proxima Nova Rg"/>
                <w:sz w:val="20"/>
                <w:szCs w:val="20"/>
              </w:rPr>
              <w:t>5</w:t>
            </w:r>
            <w:r w:rsidR="00D46F5B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237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210D3A" w14:textId="77777777" w:rsidR="00D46F5B" w:rsidRPr="006C4607" w:rsidRDefault="00A75ADA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Менеджер/с</w:t>
            </w:r>
            <w:r w:rsidR="00D46F5B" w:rsidRPr="006C4607">
              <w:rPr>
                <w:rFonts w:ascii="Proxima Nova Rg" w:hAnsi="Proxima Nova Rg"/>
                <w:sz w:val="20"/>
                <w:szCs w:val="20"/>
              </w:rPr>
              <w:t>пециалист по персоналу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052843" w14:textId="4A70BB57" w:rsidR="00D46F5B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</w:tbl>
    <w:p w14:paraId="0B72422A" w14:textId="77777777" w:rsidR="00554BA6" w:rsidRPr="006C4607" w:rsidRDefault="00554BA6" w:rsidP="001A0273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bookmarkStart w:id="39" w:name="С_Участники_процесса_66b4ee9b"/>
    </w:p>
    <w:p w14:paraId="3960FC55" w14:textId="77777777" w:rsidR="001A0273" w:rsidRPr="006C4607" w:rsidRDefault="001A0273" w:rsidP="001A0273">
      <w:pPr>
        <w:spacing w:before="120" w:after="0"/>
        <w:ind w:firstLine="709"/>
        <w:rPr>
          <w:rFonts w:ascii="Proxima Nova Rg" w:hAnsi="Proxima Nova Rg"/>
          <w:sz w:val="20"/>
          <w:szCs w:val="20"/>
        </w:rPr>
      </w:pPr>
      <w:r w:rsidRPr="006C4607">
        <w:rPr>
          <w:rFonts w:ascii="Proxima Nova Rg" w:hAnsi="Proxima Nova Rg"/>
          <w:sz w:val="20"/>
          <w:szCs w:val="20"/>
        </w:rPr>
        <w:t>Участниками процедуры являются: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"/>
        <w:gridCol w:w="1938"/>
        <w:gridCol w:w="3875"/>
        <w:gridCol w:w="3151"/>
      </w:tblGrid>
      <w:tr w:rsidR="001A0273" w:rsidRPr="006C4607" w14:paraId="11C0D690" w14:textId="77777777" w:rsidTr="00C662C9">
        <w:trPr>
          <w:tblHeader/>
        </w:trPr>
        <w:tc>
          <w:tcPr>
            <w:tcW w:w="34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8BD0FC3" w14:textId="77777777" w:rsidR="001A0273" w:rsidRPr="006C4607" w:rsidRDefault="001A0273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№</w:t>
            </w:r>
          </w:p>
        </w:tc>
        <w:tc>
          <w:tcPr>
            <w:tcW w:w="100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8127F3C" w14:textId="77777777" w:rsidR="001A0273" w:rsidRPr="006C4607" w:rsidRDefault="001A0273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Тип участия</w:t>
            </w:r>
          </w:p>
        </w:tc>
        <w:tc>
          <w:tcPr>
            <w:tcW w:w="201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8A80102" w14:textId="77777777" w:rsidR="001A0273" w:rsidRPr="006C4607" w:rsidRDefault="001A0273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Организационная единица</w:t>
            </w:r>
          </w:p>
        </w:tc>
        <w:tc>
          <w:tcPr>
            <w:tcW w:w="163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03B65E5" w14:textId="77777777" w:rsidR="001A0273" w:rsidRPr="006C4607" w:rsidRDefault="001A0273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Подразделение</w:t>
            </w:r>
          </w:p>
        </w:tc>
      </w:tr>
      <w:tr w:rsidR="001A0273" w:rsidRPr="006C4607" w14:paraId="5EC4743D" w14:textId="77777777" w:rsidTr="00C662C9">
        <w:tc>
          <w:tcPr>
            <w:tcW w:w="3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F41A05" w14:textId="77777777" w:rsidR="001A0273" w:rsidRPr="006C4607" w:rsidRDefault="001A0273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1.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970524" w14:textId="77777777" w:rsidR="001A0273" w:rsidRPr="006C4607" w:rsidRDefault="0030447B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</w:t>
            </w:r>
            <w:r w:rsidR="001A0273" w:rsidRPr="006C4607">
              <w:rPr>
                <w:rFonts w:ascii="Proxima Nova Rg" w:hAnsi="Proxima Nova Rg"/>
                <w:sz w:val="20"/>
                <w:szCs w:val="20"/>
              </w:rPr>
              <w:t>нформирован о выполнении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4ACE8F5" w14:textId="77777777" w:rsidR="001A0273" w:rsidRPr="006C4607" w:rsidRDefault="00F25B64" w:rsidP="00C662C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 судна</w:t>
            </w:r>
          </w:p>
        </w:tc>
        <w:tc>
          <w:tcPr>
            <w:tcW w:w="163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71BF4C" w14:textId="77777777" w:rsidR="001A0273" w:rsidRPr="006C4607" w:rsidRDefault="002003C6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Экипаж судна</w:t>
            </w:r>
          </w:p>
        </w:tc>
      </w:tr>
      <w:tr w:rsidR="001A0273" w:rsidRPr="006C4607" w14:paraId="64B4C0AB" w14:textId="77777777" w:rsidTr="00C662C9">
        <w:tc>
          <w:tcPr>
            <w:tcW w:w="3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1AC39C1" w14:textId="77777777" w:rsidR="001A0273" w:rsidRPr="006C4607" w:rsidRDefault="001A0273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2.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3062AD" w14:textId="77777777" w:rsidR="001A0273" w:rsidRPr="006C4607" w:rsidRDefault="0030447B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</w:t>
            </w:r>
            <w:r w:rsidR="001A0273" w:rsidRPr="006C4607">
              <w:rPr>
                <w:rFonts w:ascii="Proxima Nova Rg" w:hAnsi="Proxima Nova Rg"/>
                <w:sz w:val="20"/>
                <w:szCs w:val="20"/>
              </w:rPr>
              <w:t>нформирован о выполнении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6465E37" w14:textId="44FCE8D7" w:rsidR="001A0273" w:rsidRPr="006C4607" w:rsidRDefault="006F06A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</w:t>
            </w:r>
            <w:r w:rsidR="00C662C9" w:rsidRPr="006C4607">
              <w:rPr>
                <w:rFonts w:ascii="Proxima Nova Rg" w:hAnsi="Proxima Nova Rg"/>
                <w:sz w:val="20"/>
                <w:szCs w:val="20"/>
              </w:rPr>
              <w:t>пециалист</w:t>
            </w:r>
            <w:r w:rsidR="00F50F44" w:rsidRPr="006C4607">
              <w:rPr>
                <w:rFonts w:ascii="Proxima Nova Rg" w:hAnsi="Proxima Nova Rg"/>
                <w:sz w:val="20"/>
                <w:szCs w:val="20"/>
              </w:rPr>
              <w:t xml:space="preserve"> по </w:t>
            </w:r>
            <w:r w:rsidR="007B648A" w:rsidRPr="006C4607">
              <w:rPr>
                <w:rFonts w:ascii="Proxima Nova Rg" w:hAnsi="Proxima Nova Rg"/>
                <w:sz w:val="20"/>
                <w:szCs w:val="20"/>
              </w:rPr>
              <w:t>ОТ и ТБ</w:t>
            </w:r>
          </w:p>
        </w:tc>
        <w:tc>
          <w:tcPr>
            <w:tcW w:w="163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9935E0" w14:textId="7ABB28C0" w:rsidR="001A0273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  <w:tr w:rsidR="002003C6" w:rsidRPr="006C4607" w14:paraId="008A0155" w14:textId="77777777" w:rsidTr="00C662C9">
        <w:tc>
          <w:tcPr>
            <w:tcW w:w="3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50485A" w14:textId="77777777" w:rsidR="002003C6" w:rsidRPr="006C4607" w:rsidRDefault="002003C6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3.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F44B35" w14:textId="77777777" w:rsidR="002003C6" w:rsidRPr="006C4607" w:rsidRDefault="0030447B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</w:t>
            </w:r>
            <w:r w:rsidR="002003C6" w:rsidRPr="006C4607">
              <w:rPr>
                <w:rFonts w:ascii="Proxima Nova Rg" w:hAnsi="Proxima Nova Rg"/>
                <w:sz w:val="20"/>
                <w:szCs w:val="20"/>
              </w:rPr>
              <w:t>нформирован о выполнении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DF61807" w14:textId="77777777" w:rsidR="002003C6" w:rsidRPr="006C4607" w:rsidRDefault="006F06A7" w:rsidP="00C662C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Директор ООО «Боллард»</w:t>
            </w:r>
          </w:p>
        </w:tc>
        <w:tc>
          <w:tcPr>
            <w:tcW w:w="163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04B469" w14:textId="0C0E12E0" w:rsidR="002003C6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  <w:tr w:rsidR="001A0273" w:rsidRPr="006C4607" w14:paraId="4CD4B563" w14:textId="77777777" w:rsidTr="005B18A6">
        <w:tc>
          <w:tcPr>
            <w:tcW w:w="34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CD67FB" w14:textId="13F7558F" w:rsidR="001A0273" w:rsidRPr="006C4607" w:rsidRDefault="00902043" w:rsidP="00902043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bookmarkStart w:id="40" w:name="Участники_процесса_66b4ee9b"/>
            <w:bookmarkEnd w:id="40"/>
            <w:r w:rsidRPr="006C4607">
              <w:rPr>
                <w:rFonts w:ascii="Proxima Nova Rg" w:hAnsi="Proxima Nova Rg"/>
                <w:sz w:val="20"/>
                <w:szCs w:val="20"/>
              </w:rPr>
              <w:t xml:space="preserve">  </w:t>
            </w:r>
            <w:r w:rsidR="0041209E" w:rsidRPr="006C4607">
              <w:rPr>
                <w:rFonts w:ascii="Proxima Nova Rg" w:hAnsi="Proxima Nova Rg"/>
                <w:sz w:val="20"/>
                <w:szCs w:val="20"/>
              </w:rPr>
              <w:t xml:space="preserve"> 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>4.</w:t>
            </w: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B1AF98D" w14:textId="77777777" w:rsidR="001A0273" w:rsidRPr="006C4607" w:rsidRDefault="0030447B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</w:t>
            </w:r>
            <w:r w:rsidR="001A0273" w:rsidRPr="006C4607">
              <w:rPr>
                <w:rFonts w:ascii="Proxima Nova Rg" w:hAnsi="Proxima Nova Rg"/>
                <w:sz w:val="20"/>
                <w:szCs w:val="20"/>
              </w:rPr>
              <w:t>пособствует при выполнении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4E4693E" w14:textId="77777777" w:rsidR="001A0273" w:rsidRPr="006C4607" w:rsidRDefault="001A0273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персоналу</w:t>
            </w:r>
          </w:p>
        </w:tc>
        <w:tc>
          <w:tcPr>
            <w:tcW w:w="163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9A65342" w14:textId="0D84DE49" w:rsidR="001A0273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  <w:tr w:rsidR="00411F11" w:rsidRPr="006C4607" w14:paraId="27F7A753" w14:textId="77777777" w:rsidTr="005B18A6">
        <w:tc>
          <w:tcPr>
            <w:tcW w:w="3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704A9F" w14:textId="100DE623" w:rsidR="00411F11" w:rsidRPr="006C4607" w:rsidRDefault="0041209E" w:rsidP="00E20189">
            <w:pPr>
              <w:pStyle w:val="afc"/>
              <w:jc w:val="center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 </w:t>
            </w:r>
            <w:r w:rsidR="006003BD" w:rsidRPr="006C4607">
              <w:rPr>
                <w:rFonts w:ascii="Proxima Nova Rg" w:hAnsi="Proxima Nova Rg"/>
                <w:sz w:val="20"/>
                <w:szCs w:val="20"/>
              </w:rPr>
              <w:t>5</w:t>
            </w:r>
            <w:r w:rsidR="00411F11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100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EB7D05" w14:textId="4D07BECA" w:rsidR="00411F11" w:rsidRPr="006C4607" w:rsidRDefault="00411F11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Способствует при выполнении</w:t>
            </w:r>
          </w:p>
        </w:tc>
        <w:tc>
          <w:tcPr>
            <w:tcW w:w="20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27F8B1" w14:textId="61685871" w:rsidR="00411F11" w:rsidRPr="006C4607" w:rsidRDefault="00411F11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морским работам</w:t>
            </w:r>
          </w:p>
        </w:tc>
        <w:tc>
          <w:tcPr>
            <w:tcW w:w="163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7C69E8" w14:textId="2A90943B" w:rsidR="00411F11" w:rsidRPr="006C4607" w:rsidRDefault="008C2497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Офис-Город</w:t>
            </w:r>
          </w:p>
        </w:tc>
      </w:tr>
    </w:tbl>
    <w:p w14:paraId="76BDAD2E" w14:textId="77777777" w:rsidR="007F417D" w:rsidRPr="006C4607" w:rsidRDefault="007F417D" w:rsidP="00D46F5B">
      <w:pPr>
        <w:spacing w:before="120" w:after="0"/>
        <w:rPr>
          <w:rFonts w:ascii="Proxima Nova Rg" w:hAnsi="Proxima Nova Rg"/>
          <w:noProof/>
          <w:sz w:val="20"/>
          <w:szCs w:val="20"/>
          <w:lang w:eastAsia="en-US"/>
        </w:rPr>
      </w:pPr>
      <w:bookmarkStart w:id="41" w:name="Диаграмма_8df5d58b"/>
      <w:bookmarkEnd w:id="39"/>
      <w:bookmarkEnd w:id="41"/>
    </w:p>
    <w:p w14:paraId="65A9AB54" w14:textId="77777777" w:rsidR="004673E7" w:rsidRPr="006C4607" w:rsidRDefault="004673E7" w:rsidP="004673E7">
      <w:pPr>
        <w:rPr>
          <w:rFonts w:ascii="Proxima Nova Rg" w:hAnsi="Proxima Nova Rg"/>
          <w:sz w:val="20"/>
          <w:szCs w:val="20"/>
        </w:rPr>
        <w:sectPr w:rsidR="004673E7" w:rsidRPr="006C4607" w:rsidSect="00907B88">
          <w:headerReference w:type="default" r:id="rId9"/>
          <w:headerReference w:type="first" r:id="rId10"/>
          <w:pgSz w:w="11907" w:h="16840" w:code="9"/>
          <w:pgMar w:top="1701" w:right="1134" w:bottom="1134" w:left="1134" w:header="709" w:footer="709" w:gutter="0"/>
          <w:cols w:space="708"/>
          <w:titlePg/>
          <w:docGrid w:linePitch="381"/>
        </w:sectPr>
      </w:pPr>
      <w:bookmarkStart w:id="42" w:name="_Toc200431380"/>
      <w:bookmarkEnd w:id="2"/>
    </w:p>
    <w:p w14:paraId="391EABD4" w14:textId="7B07FE4D" w:rsidR="00C95DB5" w:rsidRPr="00B0694F" w:rsidRDefault="003A1BD5" w:rsidP="00D32806">
      <w:pPr>
        <w:pStyle w:val="a1"/>
        <w:rPr>
          <w:b/>
          <w:bCs/>
        </w:rPr>
      </w:pPr>
      <w:bookmarkStart w:id="43" w:name="С_Процессы_fad10949"/>
      <w:bookmarkStart w:id="44" w:name="_Toc191492242"/>
      <w:r w:rsidRPr="00B0694F">
        <w:rPr>
          <w:b/>
          <w:bCs/>
        </w:rPr>
        <w:lastRenderedPageBreak/>
        <w:t>Управление отклонениями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9"/>
        <w:gridCol w:w="3325"/>
        <w:gridCol w:w="3476"/>
        <w:gridCol w:w="3476"/>
        <w:gridCol w:w="3476"/>
      </w:tblGrid>
      <w:tr w:rsidR="00C95DB5" w:rsidRPr="006C4607" w14:paraId="455D32D3" w14:textId="77777777" w:rsidTr="00CA0210">
        <w:trPr>
          <w:cantSplit/>
          <w:trHeight w:val="920"/>
          <w:tblHeader/>
        </w:trPr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8B2B696" w14:textId="77777777" w:rsidR="00C95DB5" w:rsidRPr="006C4607" w:rsidRDefault="00C95DB5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№</w:t>
            </w:r>
          </w:p>
        </w:tc>
        <w:tc>
          <w:tcPr>
            <w:tcW w:w="1143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B1378C7" w14:textId="77777777" w:rsidR="00C95DB5" w:rsidRPr="006C4607" w:rsidRDefault="00C95DB5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Название отклонения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50D2D6E" w14:textId="77777777" w:rsidR="00C95DB5" w:rsidRPr="006C4607" w:rsidRDefault="00C95DB5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Действия при отклонении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CCCCCC"/>
            <w:vAlign w:val="center"/>
          </w:tcPr>
          <w:p w14:paraId="0594A537" w14:textId="77777777" w:rsidR="00C95DB5" w:rsidRPr="006C4607" w:rsidRDefault="00C95DB5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Управляющий отклонением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3292D0B3" w14:textId="77777777" w:rsidR="00C95DB5" w:rsidRPr="006C4607" w:rsidRDefault="00C95DB5" w:rsidP="00E20189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Название операции, в которой произошло отклонение</w:t>
            </w:r>
          </w:p>
        </w:tc>
      </w:tr>
      <w:tr w:rsidR="00F67F68" w:rsidRPr="006C4607" w14:paraId="36BAD5EB" w14:textId="77777777" w:rsidTr="00CA0210">
        <w:trPr>
          <w:cantSplit/>
        </w:trPr>
        <w:tc>
          <w:tcPr>
            <w:tcW w:w="271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20648CCB" w14:textId="22D6D1DB" w:rsidR="00F67F68" w:rsidRPr="006C4607" w:rsidRDefault="00247753" w:rsidP="00085DB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bookmarkStart w:id="45" w:name="Процессы_fad10949"/>
            <w:bookmarkEnd w:id="45"/>
            <w:r w:rsidRPr="006C4607">
              <w:rPr>
                <w:rFonts w:ascii="Proxima Nova Rg" w:hAnsi="Proxima Nova Rg"/>
                <w:sz w:val="20"/>
                <w:szCs w:val="20"/>
              </w:rPr>
              <w:t>1.</w:t>
            </w:r>
          </w:p>
        </w:tc>
        <w:tc>
          <w:tcPr>
            <w:tcW w:w="1143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C79FA66" w14:textId="44D3522E" w:rsidR="00F67F68" w:rsidRPr="006C4607" w:rsidRDefault="00F67F68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Отсутствие замены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87ECCC" w14:textId="50343FE8" w:rsidR="00F67F68" w:rsidRPr="006C4607" w:rsidRDefault="000F5174" w:rsidP="00E97DE2">
            <w:pPr>
              <w:spacing w:before="120" w:after="0"/>
              <w:rPr>
                <w:rFonts w:ascii="Proxima Nova Rg" w:hAnsi="Proxima Nova Rg" w:cs="Arial"/>
                <w:sz w:val="20"/>
                <w:szCs w:val="20"/>
              </w:rPr>
            </w:pP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В отсутствии замены для члена экипажа необходимо согласование 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Д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>иректор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а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Общества.</w:t>
            </w:r>
            <w:r w:rsidR="008F5470" w:rsidRPr="006C4607">
              <w:rPr>
                <w:rFonts w:ascii="Proxima Nova Rg" w:hAnsi="Proxima Nova Rg" w:cs="Arial"/>
                <w:sz w:val="20"/>
                <w:szCs w:val="20"/>
              </w:rPr>
              <w:t xml:space="preserve"> В случае заболевания КМ</w:t>
            </w:r>
            <w:r w:rsidR="00184D69" w:rsidRPr="006C4607">
              <w:rPr>
                <w:rFonts w:ascii="Proxima Nova Rg" w:hAnsi="Proxima Nova Rg" w:cs="Arial"/>
                <w:sz w:val="20"/>
                <w:szCs w:val="20"/>
              </w:rPr>
              <w:t xml:space="preserve">, </w:t>
            </w:r>
            <w:r w:rsidR="008F5470" w:rsidRPr="006C4607">
              <w:rPr>
                <w:rFonts w:ascii="Proxima Nova Rg" w:hAnsi="Proxima Nova Rg" w:cs="Arial"/>
                <w:sz w:val="20"/>
                <w:szCs w:val="20"/>
              </w:rPr>
              <w:t xml:space="preserve">СПКМ. </w:t>
            </w:r>
            <w:proofErr w:type="spellStart"/>
            <w:r w:rsidR="002D4A1C" w:rsidRPr="006C4607">
              <w:rPr>
                <w:rFonts w:ascii="Proxima Nova Rg" w:hAnsi="Proxima Nova Rg" w:cs="Arial"/>
                <w:sz w:val="20"/>
                <w:szCs w:val="20"/>
              </w:rPr>
              <w:t>Ст.Мех</w:t>
            </w:r>
            <w:proofErr w:type="spellEnd"/>
            <w:proofErr w:type="gramStart"/>
            <w:r w:rsidR="000B2C50" w:rsidRPr="006C4607">
              <w:rPr>
                <w:rFonts w:ascii="Proxima Nova Rg" w:hAnsi="Proxima Nova Rg" w:cs="Arial"/>
                <w:sz w:val="20"/>
                <w:szCs w:val="20"/>
              </w:rPr>
              <w:t>.</w:t>
            </w:r>
            <w:r w:rsidR="00184D69" w:rsidRPr="006C4607">
              <w:rPr>
                <w:rFonts w:ascii="Proxima Nova Rg" w:hAnsi="Proxima Nova Rg" w:cs="Arial"/>
                <w:sz w:val="20"/>
                <w:szCs w:val="20"/>
              </w:rPr>
              <w:t xml:space="preserve"> 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,</w:t>
            </w:r>
            <w:proofErr w:type="gramEnd"/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 xml:space="preserve"> Втор. </w:t>
            </w:r>
            <w:r w:rsidR="00184D69" w:rsidRPr="006C4607">
              <w:rPr>
                <w:rFonts w:ascii="Proxima Nova Rg" w:hAnsi="Proxima Nova Rg" w:cs="Arial"/>
                <w:sz w:val="20"/>
                <w:szCs w:val="20"/>
              </w:rPr>
              <w:t>и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ли</w:t>
            </w:r>
            <w:r w:rsidR="00184D69" w:rsidRPr="006C4607">
              <w:rPr>
                <w:rFonts w:ascii="Proxima Nova Rg" w:hAnsi="Proxima Nova Rg" w:cs="Arial"/>
                <w:sz w:val="20"/>
                <w:szCs w:val="20"/>
              </w:rPr>
              <w:t xml:space="preserve"> Вахт.</w:t>
            </w:r>
            <w:r w:rsidR="00BA2A20" w:rsidRPr="006C4607">
              <w:rPr>
                <w:rFonts w:ascii="Proxima Nova Rg" w:hAnsi="Proxima Nova Rg" w:cs="Arial"/>
                <w:sz w:val="20"/>
                <w:szCs w:val="20"/>
              </w:rPr>
              <w:t xml:space="preserve"> </w:t>
            </w:r>
            <w:r w:rsidR="00184D69" w:rsidRPr="006C4607">
              <w:rPr>
                <w:rFonts w:ascii="Proxima Nova Rg" w:hAnsi="Proxima Nova Rg" w:cs="Arial"/>
                <w:sz w:val="20"/>
                <w:szCs w:val="20"/>
              </w:rPr>
              <w:t>Механика</w:t>
            </w:r>
            <w:r w:rsidR="00E93365" w:rsidRPr="006C4607">
              <w:rPr>
                <w:rFonts w:ascii="Proxima Nova Rg" w:hAnsi="Proxima Nova Rg" w:cs="Arial"/>
                <w:sz w:val="20"/>
                <w:szCs w:val="20"/>
              </w:rPr>
              <w:t xml:space="preserve"> необходимо согласование 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 xml:space="preserve">Руководителя техн. </w:t>
            </w:r>
            <w:proofErr w:type="spellStart"/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экспл</w:t>
            </w:r>
            <w:proofErr w:type="spellEnd"/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. флота</w:t>
            </w:r>
            <w:r w:rsidR="00E93365" w:rsidRPr="006C4607">
              <w:rPr>
                <w:rFonts w:ascii="Proxima Nova Rg" w:hAnsi="Proxima Nova Rg" w:cs="Arial"/>
                <w:sz w:val="20"/>
                <w:szCs w:val="20"/>
              </w:rPr>
              <w:t xml:space="preserve"> и Специалист</w:t>
            </w:r>
            <w:r w:rsidR="007B648A" w:rsidRPr="006C4607">
              <w:rPr>
                <w:rFonts w:ascii="Proxima Nova Rg" w:hAnsi="Proxima Nova Rg" w:cs="Arial"/>
                <w:sz w:val="20"/>
                <w:szCs w:val="20"/>
              </w:rPr>
              <w:t>а</w:t>
            </w:r>
            <w:r w:rsidR="00E93365" w:rsidRPr="006C4607">
              <w:rPr>
                <w:rFonts w:ascii="Proxima Nova Rg" w:hAnsi="Proxima Nova Rg" w:cs="Arial"/>
                <w:sz w:val="20"/>
                <w:szCs w:val="20"/>
              </w:rPr>
              <w:t xml:space="preserve"> по БМ</w:t>
            </w:r>
            <w:r w:rsidR="00CF4850" w:rsidRPr="006C4607">
              <w:rPr>
                <w:rFonts w:ascii="Proxima Nova Rg" w:hAnsi="Proxima Nova Rg" w:cs="Arial"/>
                <w:sz w:val="20"/>
                <w:szCs w:val="20"/>
              </w:rPr>
              <w:t xml:space="preserve"> по кандидатуре.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72C9978" w14:textId="11DDDE61" w:rsidR="000B2C50" w:rsidRPr="006C4607" w:rsidRDefault="000B2C50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персоналу</w:t>
            </w:r>
          </w:p>
          <w:p w14:paraId="1A9D2F4C" w14:textId="4F59ECD3" w:rsidR="00F67F68" w:rsidRPr="006C4607" w:rsidRDefault="000B2C50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Безопасности Мореплавания</w:t>
            </w:r>
            <w:r w:rsidR="00097DB9" w:rsidRPr="006C4607">
              <w:rPr>
                <w:rFonts w:ascii="Proxima Nova Rg" w:hAnsi="Proxima Nova Rg"/>
                <w:sz w:val="20"/>
                <w:szCs w:val="20"/>
              </w:rPr>
              <w:t xml:space="preserve"> и ООС</w:t>
            </w:r>
          </w:p>
          <w:p w14:paraId="3F9454D5" w14:textId="293254B3" w:rsidR="000B2C50" w:rsidRPr="006C4607" w:rsidRDefault="007B648A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Руководитель отдела технической эксплуатации флота</w:t>
            </w:r>
          </w:p>
        </w:tc>
        <w:tc>
          <w:tcPr>
            <w:tcW w:w="1195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388739A2" w14:textId="6AE90CAF" w:rsidR="00F67F68" w:rsidRPr="006C4607" w:rsidRDefault="00BA38A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Укомплектование экипажа</w:t>
            </w:r>
          </w:p>
        </w:tc>
      </w:tr>
      <w:tr w:rsidR="00F25B64" w:rsidRPr="006C4607" w14:paraId="702E50BE" w14:textId="77777777" w:rsidTr="00CA0210">
        <w:trPr>
          <w:cantSplit/>
        </w:trPr>
        <w:tc>
          <w:tcPr>
            <w:tcW w:w="27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C63C7F" w14:textId="1FF601CE" w:rsidR="00F25B64" w:rsidRPr="006C4607" w:rsidRDefault="00247753" w:rsidP="00085DB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bookmarkStart w:id="46" w:name="_Toc200367531"/>
            <w:bookmarkStart w:id="47" w:name="_Toc200431382"/>
            <w:bookmarkEnd w:id="43"/>
            <w:bookmarkEnd w:id="46"/>
            <w:bookmarkEnd w:id="47"/>
            <w:r w:rsidRPr="006C4607">
              <w:rPr>
                <w:rFonts w:ascii="Proxima Nova Rg" w:hAnsi="Proxima Nova Rg"/>
                <w:sz w:val="20"/>
                <w:szCs w:val="20"/>
              </w:rPr>
              <w:t>2</w:t>
            </w:r>
            <w:r w:rsidR="00F25B64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C92D" w14:textId="77777777" w:rsidR="00F25B64" w:rsidRPr="006C4607" w:rsidRDefault="004E6805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Медицинское освидетельствование члена экипажа</w:t>
            </w:r>
            <w:r w:rsidR="00F25B64" w:rsidRPr="006C4607">
              <w:rPr>
                <w:rFonts w:ascii="Proxima Nova Rg" w:hAnsi="Proxima Nova Rg"/>
                <w:sz w:val="20"/>
                <w:szCs w:val="20"/>
              </w:rPr>
              <w:t xml:space="preserve"> в выходные и праздничные дни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928C" w14:textId="57DE4D10" w:rsidR="00F25B64" w:rsidRPr="006C4607" w:rsidRDefault="00F25B64" w:rsidP="00D475D4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В праздничные и выходные дни, организация доставки сотрудника </w:t>
            </w:r>
            <w:r w:rsidR="00A6140D" w:rsidRPr="006C4607">
              <w:rPr>
                <w:rFonts w:ascii="Proxima Nova Rg" w:hAnsi="Proxima Nova Rg" w:cs="Arial"/>
                <w:sz w:val="20"/>
                <w:szCs w:val="20"/>
              </w:rPr>
              <w:t xml:space="preserve">резервного экипажа 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осуществляется </w:t>
            </w:r>
            <w:r w:rsidR="00BA38A6" w:rsidRPr="006C4607">
              <w:rPr>
                <w:rFonts w:ascii="Proxima Nova Rg" w:hAnsi="Proxima Nova Rg" w:cs="Arial"/>
                <w:sz w:val="20"/>
                <w:szCs w:val="20"/>
              </w:rPr>
              <w:t xml:space="preserve">специалистом </w:t>
            </w:r>
            <w:r w:rsidR="00A6140D" w:rsidRPr="006C4607">
              <w:rPr>
                <w:rFonts w:ascii="Proxima Nova Rg" w:hAnsi="Proxima Nova Rg" w:cs="Arial"/>
                <w:sz w:val="20"/>
                <w:szCs w:val="20"/>
              </w:rPr>
              <w:t>по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</w:t>
            </w:r>
            <w:r w:rsidR="00BA38A6" w:rsidRPr="006C4607">
              <w:rPr>
                <w:rFonts w:ascii="Proxima Nova Rg" w:hAnsi="Proxima Nova Rg" w:cs="Arial"/>
                <w:sz w:val="20"/>
                <w:szCs w:val="20"/>
              </w:rPr>
              <w:t xml:space="preserve">персоналу по 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>наличи</w:t>
            </w:r>
            <w:r w:rsidR="00A6140D" w:rsidRPr="006C4607">
              <w:rPr>
                <w:rFonts w:ascii="Proxima Nova Rg" w:hAnsi="Proxima Nova Rg" w:cs="Arial"/>
                <w:sz w:val="20"/>
                <w:szCs w:val="20"/>
              </w:rPr>
              <w:t>ю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служебного автотранспорта</w:t>
            </w:r>
            <w:r w:rsidR="00BA38A6" w:rsidRPr="006C4607">
              <w:rPr>
                <w:rFonts w:ascii="Proxima Nova Rg" w:hAnsi="Proxima Nova Rg" w:cs="Arial"/>
                <w:sz w:val="20"/>
                <w:szCs w:val="20"/>
              </w:rPr>
              <w:t>.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CFDE7A" w14:textId="60FFA5A2" w:rsidR="002D16EA" w:rsidRPr="006C4607" w:rsidRDefault="002D16EA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персоналу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596AB17" w14:textId="77777777" w:rsidR="00F25B64" w:rsidRPr="006C4607" w:rsidRDefault="00A6140D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Укомплектование экипажа</w:t>
            </w:r>
          </w:p>
        </w:tc>
      </w:tr>
      <w:tr w:rsidR="009F29F6" w:rsidRPr="006C4607" w14:paraId="753229BD" w14:textId="77777777" w:rsidTr="00CA0210">
        <w:trPr>
          <w:cantSplit/>
        </w:trPr>
        <w:tc>
          <w:tcPr>
            <w:tcW w:w="27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99CB40" w14:textId="6800DBC9" w:rsidR="009F29F6" w:rsidRPr="006C4607" w:rsidRDefault="00247753" w:rsidP="00085DB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3.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D170754" w14:textId="7A047AC3" w:rsidR="009F29F6" w:rsidRPr="006C4607" w:rsidRDefault="009F29F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Не</w:t>
            </w:r>
            <w:del w:id="48" w:author="Elena Melenteva" w:date="2023-11-20T10:41:00Z">
              <w:r w:rsidR="005557C0" w:rsidRPr="006C4607" w:rsidDel="00E26731">
                <w:rPr>
                  <w:rFonts w:ascii="Proxima Nova Rg" w:hAnsi="Proxima Nova Rg"/>
                  <w:sz w:val="20"/>
                  <w:szCs w:val="20"/>
                </w:rPr>
                <w:delText xml:space="preserve"> </w:delText>
              </w:r>
            </w:del>
            <w:r w:rsidR="005557C0" w:rsidRPr="006C4607">
              <w:rPr>
                <w:rFonts w:ascii="Proxima Nova Rg" w:hAnsi="Proxima Nova Rg"/>
                <w:sz w:val="20"/>
                <w:szCs w:val="20"/>
              </w:rPr>
              <w:t>благоприятная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 xml:space="preserve"> погода</w:t>
            </w:r>
            <w:r w:rsidR="00544F40" w:rsidRPr="006C4607">
              <w:rPr>
                <w:rFonts w:ascii="Proxima Nova Rg" w:hAnsi="Proxima Nova Rg"/>
                <w:sz w:val="20"/>
                <w:szCs w:val="20"/>
              </w:rPr>
              <w:t>, отсутствие причала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44D786" w14:textId="41E26C41" w:rsidR="009F29F6" w:rsidRPr="006C4607" w:rsidDel="00102CE6" w:rsidRDefault="00544F40" w:rsidP="00F83B99">
            <w:pPr>
              <w:pStyle w:val="afc"/>
              <w:rPr>
                <w:del w:id="49" w:author="Pavel Kumpan" w:date="2023-11-29T15:17:00Z"/>
                <w:rFonts w:ascii="Proxima Nova Rg" w:hAnsi="Proxima Nova Rg" w:cstheme="minorBidi"/>
                <w:sz w:val="20"/>
                <w:szCs w:val="20"/>
              </w:rPr>
            </w:pPr>
            <w:r w:rsidRPr="006C4607">
              <w:rPr>
                <w:rFonts w:ascii="Proxima Nova Rg" w:hAnsi="Proxima Nova Rg" w:cstheme="minorBidi"/>
                <w:sz w:val="20"/>
                <w:szCs w:val="20"/>
              </w:rPr>
              <w:t>При отсутствии свободного причала</w:t>
            </w:r>
            <w:r w:rsidR="00C40F9F" w:rsidRPr="006C4607">
              <w:rPr>
                <w:rFonts w:ascii="Proxima Nova Rg" w:hAnsi="Proxima Nova Rg" w:cstheme="minorBidi"/>
                <w:sz w:val="20"/>
                <w:szCs w:val="20"/>
              </w:rPr>
              <w:t xml:space="preserve"> и критического состояния самочувствия моряка</w:t>
            </w:r>
            <w:r w:rsidRPr="006C4607">
              <w:rPr>
                <w:rFonts w:ascii="Proxima Nova Rg" w:hAnsi="Proxima Nova Rg" w:cstheme="minorBidi"/>
                <w:sz w:val="20"/>
                <w:szCs w:val="20"/>
              </w:rPr>
              <w:t xml:space="preserve">, </w:t>
            </w:r>
            <w:r w:rsidR="00102CE6" w:rsidRPr="006C4607">
              <w:rPr>
                <w:rFonts w:ascii="Proxima Nova Rg" w:hAnsi="Proxima Nova Rg" w:cstheme="minorBidi"/>
                <w:sz w:val="20"/>
                <w:szCs w:val="20"/>
              </w:rPr>
              <w:t xml:space="preserve">связаться с морскими </w:t>
            </w:r>
            <w:r w:rsidR="00F83B99" w:rsidRPr="006C4607">
              <w:rPr>
                <w:rFonts w:ascii="Proxima Nova Rg" w:hAnsi="Proxima Nova Rg" w:cstheme="minorBidi"/>
                <w:sz w:val="20"/>
                <w:szCs w:val="20"/>
              </w:rPr>
              <w:t>администрациями близлежащих</w:t>
            </w:r>
            <w:r w:rsidR="00102CE6" w:rsidRPr="006C4607">
              <w:rPr>
                <w:rFonts w:ascii="Proxima Nova Rg" w:hAnsi="Proxima Nova Rg" w:cstheme="minorBidi"/>
                <w:sz w:val="20"/>
                <w:szCs w:val="20"/>
              </w:rPr>
              <w:t xml:space="preserve"> портов для </w:t>
            </w:r>
            <w:r w:rsidR="007441B8" w:rsidRPr="006C4607">
              <w:rPr>
                <w:rFonts w:ascii="Proxima Nova Rg" w:hAnsi="Proxima Nova Rg" w:cstheme="minorBidi"/>
                <w:sz w:val="20"/>
                <w:szCs w:val="20"/>
              </w:rPr>
              <w:t xml:space="preserve">экстренной </w:t>
            </w:r>
            <w:r w:rsidR="00102CE6" w:rsidRPr="006C4607">
              <w:rPr>
                <w:rFonts w:ascii="Proxima Nova Rg" w:hAnsi="Proxima Nova Rg" w:cstheme="minorBidi"/>
                <w:sz w:val="20"/>
                <w:szCs w:val="20"/>
              </w:rPr>
              <w:t>эвакуации больного</w:t>
            </w:r>
            <w:r w:rsidRPr="006C4607">
              <w:rPr>
                <w:rFonts w:ascii="Proxima Nova Rg" w:hAnsi="Proxima Nova Rg" w:cstheme="minorBidi"/>
                <w:sz w:val="20"/>
                <w:szCs w:val="20"/>
              </w:rPr>
              <w:t>.</w:t>
            </w:r>
          </w:p>
          <w:p w14:paraId="3780FA62" w14:textId="7FFFD133" w:rsidR="004D4915" w:rsidRPr="006C4607" w:rsidRDefault="004D4915" w:rsidP="00D475D4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</w:tcPr>
          <w:p w14:paraId="7712EC86" w14:textId="77777777" w:rsidR="009F29F6" w:rsidRPr="006C4607" w:rsidRDefault="00544F40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</w:t>
            </w:r>
          </w:p>
          <w:p w14:paraId="42DE7E36" w14:textId="134E98D2" w:rsidR="00103F86" w:rsidRPr="006C4607" w:rsidRDefault="00103F8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Директор ООО «Боллард».</w:t>
            </w:r>
          </w:p>
          <w:p w14:paraId="49496BDB" w14:textId="4ACA8437" w:rsidR="00103F86" w:rsidRPr="006C4607" w:rsidRDefault="00103F8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Безопасности мореплавания</w:t>
            </w:r>
            <w:r w:rsidR="00097DB9" w:rsidRPr="006C4607">
              <w:rPr>
                <w:rFonts w:ascii="Proxima Nova Rg" w:hAnsi="Proxima Nova Rg"/>
                <w:sz w:val="20"/>
                <w:szCs w:val="20"/>
              </w:rPr>
              <w:t xml:space="preserve"> и ООС</w:t>
            </w:r>
          </w:p>
          <w:p w14:paraId="41A652F6" w14:textId="79CC0167" w:rsidR="00103F86" w:rsidRPr="006C4607" w:rsidRDefault="00103F8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Специалист по морским работам</w:t>
            </w:r>
          </w:p>
          <w:p w14:paraId="6A124569" w14:textId="3FA9B2E4" w:rsidR="00544F40" w:rsidRPr="006C4607" w:rsidRDefault="00544F40" w:rsidP="00D475D4">
            <w:pPr>
              <w:pStyle w:val="afc"/>
              <w:rPr>
                <w:rFonts w:ascii="Proxima Nova Rg" w:hAnsi="Proxima Nova Rg"/>
                <w:strike/>
                <w:sz w:val="20"/>
                <w:szCs w:val="20"/>
              </w:rPr>
            </w:pP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FDB5BE" w14:textId="20AE70E6" w:rsidR="009F29F6" w:rsidRPr="006C4607" w:rsidRDefault="00103F86" w:rsidP="00D475D4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Доставка больного на берег</w:t>
            </w:r>
          </w:p>
        </w:tc>
      </w:tr>
    </w:tbl>
    <w:p w14:paraId="3BDC7C7D" w14:textId="77777777" w:rsidR="00C95DB5" w:rsidRPr="006C4607" w:rsidRDefault="00C95DB5" w:rsidP="002D536E">
      <w:pPr>
        <w:rPr>
          <w:rFonts w:ascii="Proxima Nova Rg" w:hAnsi="Proxima Nova Rg"/>
          <w:sz w:val="20"/>
          <w:szCs w:val="20"/>
        </w:rPr>
      </w:pPr>
    </w:p>
    <w:p w14:paraId="14A09DCE" w14:textId="190ECC5D" w:rsidR="005475BC" w:rsidRPr="00B0694F" w:rsidRDefault="00D0098B" w:rsidP="00D32806">
      <w:pPr>
        <w:pStyle w:val="a1"/>
        <w:rPr>
          <w:b/>
          <w:bCs/>
        </w:rPr>
      </w:pPr>
      <w:r w:rsidRPr="006C4607">
        <w:br w:type="page"/>
      </w:r>
      <w:bookmarkStart w:id="50" w:name="ОписаниеДейст_54ed768e"/>
      <w:bookmarkStart w:id="51" w:name="_Toc191492243"/>
      <w:r w:rsidR="003A1BD5" w:rsidRPr="00B0694F">
        <w:rPr>
          <w:b/>
          <w:bCs/>
        </w:rPr>
        <w:lastRenderedPageBreak/>
        <w:t>Организация выполнения процедуры</w:t>
      </w:r>
      <w:bookmarkEnd w:id="42"/>
      <w:bookmarkEnd w:id="51"/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7"/>
        <w:gridCol w:w="2286"/>
        <w:gridCol w:w="6829"/>
        <w:gridCol w:w="2650"/>
        <w:gridCol w:w="2030"/>
      </w:tblGrid>
      <w:tr w:rsidR="00991705" w:rsidRPr="006C4607" w14:paraId="5E589097" w14:textId="77777777" w:rsidTr="00CA0210">
        <w:trPr>
          <w:trHeight w:val="162"/>
          <w:tblHeader/>
        </w:trPr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0D2ABDE" w14:textId="77777777" w:rsidR="00C06353" w:rsidRPr="006C4607" w:rsidRDefault="00C06353" w:rsidP="00235BD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№</w:t>
            </w:r>
          </w:p>
        </w:tc>
        <w:tc>
          <w:tcPr>
            <w:tcW w:w="786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D186127" w14:textId="77777777" w:rsidR="00C06353" w:rsidRPr="006C4607" w:rsidRDefault="00C06353" w:rsidP="00235BD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Действие</w:t>
            </w:r>
          </w:p>
        </w:tc>
        <w:tc>
          <w:tcPr>
            <w:tcW w:w="234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B53F89A" w14:textId="77777777" w:rsidR="00C06353" w:rsidRPr="006C4607" w:rsidRDefault="00C06353" w:rsidP="00235BD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Инструкция по выполнению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F74E0D9" w14:textId="77777777" w:rsidR="00C06353" w:rsidRPr="006C4607" w:rsidRDefault="000D5AFB" w:rsidP="00235BD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Ответственный/ Исполнитель</w:t>
            </w:r>
            <w:r w:rsidR="00C06353" w:rsidRPr="006C4607">
              <w:rPr>
                <w:rFonts w:ascii="Proxima Nova Rg" w:hAnsi="Proxima Nova Rg"/>
                <w:b/>
                <w:sz w:val="20"/>
                <w:szCs w:val="20"/>
              </w:rPr>
              <w:t>/ Участник</w:t>
            </w:r>
          </w:p>
        </w:tc>
        <w:tc>
          <w:tcPr>
            <w:tcW w:w="69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31E2A173" w14:textId="77777777" w:rsidR="00C06353" w:rsidRPr="006C4607" w:rsidRDefault="00C06353" w:rsidP="00235BD6">
            <w:pPr>
              <w:pStyle w:val="af6"/>
              <w:keepNext/>
              <w:rPr>
                <w:rFonts w:ascii="Proxima Nova Rg" w:hAnsi="Proxima Nova Rg"/>
                <w:b/>
                <w:sz w:val="20"/>
                <w:szCs w:val="20"/>
              </w:rPr>
            </w:pPr>
            <w:r w:rsidRPr="006C4607">
              <w:rPr>
                <w:rFonts w:ascii="Proxima Nova Rg" w:hAnsi="Proxima Nova Rg"/>
                <w:b/>
                <w:sz w:val="20"/>
                <w:szCs w:val="20"/>
              </w:rPr>
              <w:t>Тип участия</w:t>
            </w:r>
          </w:p>
        </w:tc>
      </w:tr>
      <w:tr w:rsidR="00991705" w:rsidRPr="006C4607" w14:paraId="727F7581" w14:textId="77777777" w:rsidTr="00CA0210"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06AFEC91" w14:textId="77777777" w:rsidR="00C06353" w:rsidRPr="006C4607" w:rsidRDefault="00ED3357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1</w:t>
            </w:r>
            <w:r w:rsidR="00C06353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1325E2" w14:textId="77777777" w:rsidR="00C06353" w:rsidRPr="006C4607" w:rsidRDefault="00BD6F00" w:rsidP="00E20189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Информирование </w:t>
            </w:r>
            <w:r w:rsidR="00B1359E" w:rsidRPr="006C4607">
              <w:rPr>
                <w:rFonts w:ascii="Proxima Nova Rg" w:hAnsi="Proxima Nova Rg"/>
                <w:sz w:val="20"/>
                <w:szCs w:val="20"/>
              </w:rPr>
              <w:t>Капитано</w:t>
            </w:r>
            <w:r w:rsidR="00ED3357" w:rsidRPr="006C4607">
              <w:rPr>
                <w:rFonts w:ascii="Proxima Nova Rg" w:hAnsi="Proxima Nova Rg"/>
                <w:sz w:val="20"/>
                <w:szCs w:val="20"/>
              </w:rPr>
              <w:t>м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 xml:space="preserve"> о </w:t>
            </w:r>
            <w:r w:rsidR="00ED3357" w:rsidRPr="006C4607">
              <w:rPr>
                <w:rFonts w:ascii="Proxima Nova Rg" w:hAnsi="Proxima Nova Rg"/>
                <w:sz w:val="20"/>
                <w:szCs w:val="20"/>
              </w:rPr>
              <w:t>заболевшем члене экипажа</w:t>
            </w:r>
          </w:p>
        </w:tc>
        <w:tc>
          <w:tcPr>
            <w:tcW w:w="2348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7A11336" w14:textId="019EEB69" w:rsidR="00E846A0" w:rsidRPr="006C4607" w:rsidRDefault="00DF16FA" w:rsidP="00BD6F00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В случае установления заболевшего члена экипажа </w:t>
            </w:r>
            <w:r w:rsidR="004E47BA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либо ухудшения самочувствия 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на борту судна, </w:t>
            </w:r>
            <w:r w:rsidR="00ED335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Капитан</w:t>
            </w:r>
            <w:r w:rsidR="00E846A0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оперативно информирует </w:t>
            </w:r>
            <w:r w:rsidR="004E47BA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в телефонном режиме</w:t>
            </w:r>
            <w:r w:rsidR="00ED335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специалист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у</w:t>
            </w:r>
            <w:r w:rsidR="00ED335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по ОТ, ПБ и ООС </w:t>
            </w:r>
            <w:r w:rsidR="00EB3D0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и по средствам формы FRM-VSL-03-3003-001 «Отчета Капитана о заболевшем члене экипажа» (Приложение № 1 к данной процедуре)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в </w:t>
            </w:r>
            <w:proofErr w:type="spellStart"/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эл.почте</w:t>
            </w:r>
            <w:proofErr w:type="spellEnd"/>
            <w:r w:rsidR="00EB3D0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, в которой необходимо описать состояние больного, когда обратился, какие симптомы, температура, жалобы и т.д. </w:t>
            </w:r>
            <w:r w:rsidR="00ED335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о заболевшем члене экипажа</w:t>
            </w:r>
            <w:r w:rsidR="00BD6F00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96ADCBB" w14:textId="77777777" w:rsidR="00C06353" w:rsidRPr="006C4607" w:rsidRDefault="00ED3357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</w:t>
            </w:r>
          </w:p>
        </w:tc>
        <w:tc>
          <w:tcPr>
            <w:tcW w:w="698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63A2AACD" w14:textId="77777777" w:rsidR="00C06353" w:rsidRPr="006C4607" w:rsidRDefault="007033C0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</w:t>
            </w:r>
            <w:r w:rsidR="00C06353" w:rsidRPr="006C4607">
              <w:rPr>
                <w:rFonts w:ascii="Proxima Nova Rg" w:hAnsi="Proxima Nova Rg"/>
                <w:sz w:val="20"/>
                <w:szCs w:val="20"/>
              </w:rPr>
              <w:t>ыполн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>ение</w:t>
            </w:r>
          </w:p>
        </w:tc>
      </w:tr>
      <w:tr w:rsidR="00991705" w:rsidRPr="006C4607" w14:paraId="7D61B361" w14:textId="77777777" w:rsidTr="00CA0210"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1C369193" w14:textId="0FF53ABA" w:rsidR="00134D39" w:rsidRPr="006C4607" w:rsidRDefault="00EB3D05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2</w:t>
            </w:r>
            <w:r w:rsidR="00134D39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47B6D6B" w14:textId="77777777" w:rsidR="00134D39" w:rsidRPr="006C4607" w:rsidRDefault="00134D39" w:rsidP="00BD6F00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Наблюдение за заболевшим членом экипажа 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E21AAD7" w14:textId="6FC56CB4" w:rsidR="00134D39" w:rsidRPr="006C4607" w:rsidRDefault="00134D39" w:rsidP="002B4CA4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После определения заболевшего члена экипажа, 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Старшему помощнику капитана буксира 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установить ежечасный надзор за больным, вести хронологию состояния больного. Результаты отображать в судовом журнале.</w:t>
            </w:r>
            <w:r w:rsidR="00523E7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При первых признаках ухудшении здоровья немедленно вызвать скорую медицинскую помощь через местного Агента «Тамань-Агент» Тел. +7 988-322-48-76 (Дежурный агент) agency@mgindustry.ru для проведения первичного медицинского осмотра и заключения врача с информированием </w:t>
            </w:r>
            <w:proofErr w:type="spellStart"/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Специалистп</w:t>
            </w:r>
            <w:proofErr w:type="spellEnd"/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по ОТ и ТБ</w:t>
            </w:r>
            <w:r w:rsidR="00523E7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в телефонном режиме и по средствам </w:t>
            </w:r>
            <w:proofErr w:type="spellStart"/>
            <w:proofErr w:type="gramStart"/>
            <w:r w:rsidR="00523E7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эл.помощи</w:t>
            </w:r>
            <w:proofErr w:type="spellEnd"/>
            <w:proofErr w:type="gramEnd"/>
            <w:r w:rsidR="00523E7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CA3D572" w14:textId="77777777" w:rsidR="00134D39" w:rsidRPr="006C4607" w:rsidRDefault="00134D39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</w:t>
            </w:r>
          </w:p>
          <w:p w14:paraId="24403A00" w14:textId="09E33550" w:rsidR="00134D39" w:rsidRPr="006C4607" w:rsidRDefault="007A5AD4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Старший </w:t>
            </w:r>
            <w:r w:rsidR="00097DB9" w:rsidRPr="006C4607">
              <w:rPr>
                <w:rFonts w:ascii="Proxima Nova Rg" w:hAnsi="Proxima Nova Rg"/>
                <w:sz w:val="20"/>
                <w:szCs w:val="20"/>
              </w:rPr>
              <w:t>п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омощник </w:t>
            </w:r>
            <w:r w:rsidR="00097DB9" w:rsidRPr="006C4607">
              <w:rPr>
                <w:rFonts w:ascii="Proxima Nova Rg" w:hAnsi="Proxima Nova Rg"/>
                <w:sz w:val="20"/>
                <w:szCs w:val="20"/>
              </w:rPr>
              <w:t>к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апитана </w:t>
            </w:r>
            <w:r w:rsidR="00097DB9" w:rsidRPr="006C4607">
              <w:rPr>
                <w:rFonts w:ascii="Proxima Nova Rg" w:hAnsi="Proxima Nova Rg"/>
                <w:sz w:val="20"/>
                <w:szCs w:val="20"/>
              </w:rPr>
              <w:t>буксира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4EFDE5B2" w14:textId="77777777" w:rsidR="00134D39" w:rsidRPr="006C4607" w:rsidRDefault="007033C0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tr w:rsidR="00991705" w:rsidRPr="006C4607" w14:paraId="7356FB1B" w14:textId="77777777" w:rsidTr="00CA0210"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C78D90F" w14:textId="0FCD56FC" w:rsidR="00B1359E" w:rsidRPr="006C4607" w:rsidRDefault="00523E75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t>3</w:t>
            </w:r>
            <w:r w:rsidR="00B1359E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2BD243" w14:textId="77777777" w:rsidR="00B1359E" w:rsidRPr="006C4607" w:rsidRDefault="00B1359E" w:rsidP="00BD6F00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Передача результатов </w:t>
            </w:r>
            <w:r w:rsidR="00F75D0F" w:rsidRPr="006C4607">
              <w:rPr>
                <w:rFonts w:ascii="Proxima Nova Rg" w:hAnsi="Proxima Nova Rg"/>
                <w:sz w:val="20"/>
                <w:szCs w:val="20"/>
              </w:rPr>
              <w:t>медицинского освидетельствования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2E4EED" w14:textId="482DFEF7" w:rsidR="00B1359E" w:rsidRPr="006C4607" w:rsidRDefault="00B1359E" w:rsidP="002B4CA4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При получении результатов 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медицинского освидетельствования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член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а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экипажа, </w:t>
            </w:r>
            <w:r w:rsidR="007F1C8D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Капитан 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незамедлительно </w:t>
            </w:r>
            <w:r w:rsidR="007F1C8D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должен 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проинформировать </w:t>
            </w:r>
            <w:r w:rsidR="00991705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Специалиста по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ОТ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и ТБ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CB6C7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в телефонном режиме 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и 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отправ</w:t>
            </w:r>
            <w:r w:rsidR="00F75D0F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ить скан копию медицинского заключения</w:t>
            </w:r>
            <w:r w:rsidR="002B4CA4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29693DE" w14:textId="77777777" w:rsidR="00B1359E" w:rsidRPr="006C4607" w:rsidRDefault="002B4CA4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Капитан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5B38736" w14:textId="77777777" w:rsidR="00B1359E" w:rsidRPr="006C4607" w:rsidRDefault="00F75D0F" w:rsidP="00CE433F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tr w:rsidR="00991705" w:rsidRPr="006C4607" w14:paraId="5EC8594E" w14:textId="77777777" w:rsidTr="00CA0210"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6AEC2880" w14:textId="2821D20E" w:rsidR="00433486" w:rsidRPr="006C4607" w:rsidRDefault="00523E75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t>4</w:t>
            </w:r>
            <w:r w:rsidR="00433486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0DAB3B6" w14:textId="77777777" w:rsidR="00433486" w:rsidRPr="006C4607" w:rsidRDefault="00433486" w:rsidP="006D40F7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 xml:space="preserve">Информирование </w:t>
            </w:r>
            <w:r w:rsidR="006D40F7" w:rsidRPr="006C4607">
              <w:rPr>
                <w:rFonts w:ascii="Proxima Nova Rg" w:hAnsi="Proxima Nova Rg"/>
                <w:sz w:val="20"/>
                <w:szCs w:val="20"/>
              </w:rPr>
              <w:t xml:space="preserve">в случае </w:t>
            </w:r>
            <w:r w:rsidR="00991705" w:rsidRPr="006C4607">
              <w:rPr>
                <w:rFonts w:ascii="Proxima Nova Rg" w:hAnsi="Proxima Nova Rg"/>
                <w:sz w:val="20"/>
                <w:szCs w:val="20"/>
              </w:rPr>
              <w:t>необходимости замены члена экипажа</w:t>
            </w:r>
          </w:p>
        </w:tc>
        <w:tc>
          <w:tcPr>
            <w:tcW w:w="2348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12CEE4F" w14:textId="5C7952EE" w:rsidR="00433486" w:rsidRPr="006C4607" w:rsidRDefault="006D40F7" w:rsidP="00433486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Специалист по ОТ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и ТБ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31674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информирует </w:t>
            </w:r>
            <w:r w:rsidR="00137058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Директора ООО «</w:t>
            </w:r>
            <w:proofErr w:type="spellStart"/>
            <w:r w:rsidR="00137058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Боллард</w:t>
            </w:r>
            <w:proofErr w:type="spellEnd"/>
            <w:r w:rsidR="00137058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», Менеджера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по персоналу</w:t>
            </w:r>
            <w:r w:rsidR="00137058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и 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>Специалист</w:t>
            </w:r>
            <w:r w:rsidR="00316749" w:rsidRPr="006C4607">
              <w:rPr>
                <w:rFonts w:ascii="Proxima Nova Rg" w:hAnsi="Proxima Nova Rg"/>
                <w:sz w:val="20"/>
                <w:szCs w:val="20"/>
              </w:rPr>
              <w:t>а</w:t>
            </w:r>
            <w:r w:rsidRPr="006C4607">
              <w:rPr>
                <w:rFonts w:ascii="Proxima Nova Rg" w:hAnsi="Proxima Nova Rg"/>
                <w:sz w:val="20"/>
                <w:szCs w:val="20"/>
              </w:rPr>
              <w:t xml:space="preserve"> по персоналу</w:t>
            </w:r>
            <w:r w:rsidR="00433486" w:rsidRPr="006C4607">
              <w:rPr>
                <w:rFonts w:ascii="Proxima Nova Rg" w:hAnsi="Proxima Nova Rg"/>
                <w:sz w:val="20"/>
                <w:szCs w:val="20"/>
              </w:rPr>
              <w:t xml:space="preserve"> </w:t>
            </w:r>
            <w:r w:rsidR="008A5EA7" w:rsidRPr="006C4607">
              <w:rPr>
                <w:rFonts w:ascii="Proxima Nova Rg" w:hAnsi="Proxima Nova Rg"/>
                <w:sz w:val="20"/>
                <w:szCs w:val="20"/>
              </w:rPr>
              <w:t>по организации замены члена экипажа</w:t>
            </w:r>
            <w:r w:rsidR="00433486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3BF3873" w14:textId="20543F32" w:rsidR="00433486" w:rsidRPr="006C4607" w:rsidRDefault="00316749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Специалист по ОТ</w:t>
            </w:r>
            <w:r w:rsidR="00097DB9"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 xml:space="preserve"> и ТБ</w:t>
            </w:r>
          </w:p>
        </w:tc>
        <w:tc>
          <w:tcPr>
            <w:tcW w:w="698" w:type="pct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29E55A5D" w14:textId="77777777" w:rsidR="00433486" w:rsidRPr="006C4607" w:rsidRDefault="008A5EA7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tr w:rsidR="005174AB" w:rsidRPr="006C4607" w14:paraId="247D52D4" w14:textId="77777777" w:rsidTr="00CA0210"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716F607" w14:textId="4EC3718C" w:rsidR="005174AB" w:rsidRPr="006C4607" w:rsidRDefault="00523E75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lastRenderedPageBreak/>
              <w:t>5</w:t>
            </w:r>
            <w:r w:rsidR="005174AB" w:rsidRPr="006C4607">
              <w:rPr>
                <w:rFonts w:ascii="Proxima Nova Rg" w:hAnsi="Proxima Nova Rg"/>
                <w:sz w:val="20"/>
                <w:szCs w:val="20"/>
              </w:rPr>
              <w:t xml:space="preserve">.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E94B93" w14:textId="77777777" w:rsidR="005174AB" w:rsidRPr="006C4607" w:rsidRDefault="005174AB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Информирование в случае необходимости замены члена экипажа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F0528DC" w14:textId="68722D56" w:rsidR="005174AB" w:rsidRPr="006C4607" w:rsidRDefault="005174AB" w:rsidP="00433486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После получения информации о кандидате</w:t>
            </w:r>
            <w:r w:rsidR="003D2FC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на замену </w:t>
            </w:r>
            <w:proofErr w:type="gramStart"/>
            <w:r w:rsidR="003D2FC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и </w:t>
            </w:r>
            <w:r w:rsidR="007F57E4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4152ED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необходимости</w:t>
            </w:r>
            <w:proofErr w:type="gramEnd"/>
            <w:r w:rsidR="004152ED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замены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заболевшего члена экипажа Специалист по 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ОТ и ТБ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информирует Администратора офиса для организации транспортного средства для замены </w:t>
            </w:r>
            <w:r w:rsidR="005F0973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заболевшего члена экипажа </w:t>
            </w: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и доставки резервного члена экипажа.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3FD4D53" w14:textId="5B0912D7" w:rsidR="00421B6C" w:rsidRPr="006C4607" w:rsidRDefault="004152ED" w:rsidP="00433486">
            <w:pPr>
              <w:pStyle w:val="afc"/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 xml:space="preserve">Специалист по </w:t>
            </w:r>
            <w:r w:rsidR="00421B6C"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ОТ</w:t>
            </w:r>
            <w:r w:rsidR="00097DB9"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 xml:space="preserve"> и ТБ</w:t>
            </w:r>
          </w:p>
          <w:p w14:paraId="778C34FA" w14:textId="77777777" w:rsidR="004152ED" w:rsidRPr="006C4607" w:rsidRDefault="004152ED" w:rsidP="00433486">
            <w:pPr>
              <w:pStyle w:val="afc"/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Администратор офиса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58D95421" w14:textId="77777777" w:rsidR="005174AB" w:rsidRPr="006C4607" w:rsidRDefault="004152ED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tr w:rsidR="005174AB" w:rsidRPr="006C4607" w14:paraId="22E0D439" w14:textId="77777777" w:rsidTr="00CA0210"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DF4483" w14:textId="6D545B7D" w:rsidR="005174AB" w:rsidRPr="006C4607" w:rsidRDefault="00523E75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t>6</w:t>
            </w:r>
            <w:r w:rsidR="004152ED" w:rsidRPr="006C4607">
              <w:rPr>
                <w:rFonts w:ascii="Proxima Nova Rg" w:hAnsi="Proxima Nova Rg"/>
                <w:sz w:val="20"/>
                <w:szCs w:val="20"/>
              </w:rPr>
              <w:t xml:space="preserve">.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49F3" w14:textId="77777777" w:rsidR="005174AB" w:rsidRPr="006C4607" w:rsidRDefault="004152ED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Информирование в случае необходимости замены члена экипажа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F2ED" w14:textId="778E4D17" w:rsidR="005174AB" w:rsidRPr="006C4607" w:rsidRDefault="00B71A6C" w:rsidP="00433486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Смена члена экипажа производится по прибытию сменщика на борт, за исключением случаев госпитализации.</w:t>
            </w:r>
            <w:r w:rsidR="00503D47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097DB9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Специалист по ОТ и ТБ</w:t>
            </w:r>
            <w:r w:rsidR="00C15D3C" w:rsidRPr="006C4607" w:rsidDel="00B71A6C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C15D3C" w:rsidRPr="006C4607">
              <w:rPr>
                <w:rFonts w:ascii="Proxima Nova Rg" w:hAnsi="Proxima Nova Rg" w:cs="Arial"/>
                <w:color w:val="000000"/>
                <w:sz w:val="20"/>
                <w:szCs w:val="20"/>
                <w:lang w:eastAsia="en-US"/>
              </w:rPr>
              <w:t>должен убедится, что больной член экипажа добрался до медучреждения.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138C" w14:textId="77777777" w:rsidR="005174AB" w:rsidRPr="006C4607" w:rsidRDefault="004152ED" w:rsidP="00433486">
            <w:pPr>
              <w:pStyle w:val="afc"/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Капитан</w:t>
            </w:r>
          </w:p>
          <w:p w14:paraId="23654D7C" w14:textId="73366435" w:rsidR="00503D47" w:rsidRPr="006C4607" w:rsidRDefault="00503D47" w:rsidP="00433486">
            <w:pPr>
              <w:pStyle w:val="afc"/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 xml:space="preserve">Специалист по </w:t>
            </w:r>
            <w:r w:rsidR="00097DB9"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ОТ и ТБ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5A4A4B" w14:textId="77777777" w:rsidR="005174AB" w:rsidRPr="006C4607" w:rsidRDefault="004152ED" w:rsidP="00433486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tr w:rsidR="00631005" w:rsidRPr="006C4607" w14:paraId="73876603" w14:textId="77777777" w:rsidTr="00CA0210">
        <w:tc>
          <w:tcPr>
            <w:tcW w:w="25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8760596" w14:textId="2DE085E8" w:rsidR="00631005" w:rsidRPr="006C4607" w:rsidRDefault="00523E75" w:rsidP="00631005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  <w:lang w:val="en-US"/>
              </w:rPr>
              <w:t>7</w:t>
            </w:r>
            <w:r w:rsidR="00631005" w:rsidRPr="006C4607">
              <w:rPr>
                <w:rFonts w:ascii="Proxima Nova Rg" w:hAnsi="Proxima Nova Rg"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C11EA9" w14:textId="17869F20" w:rsidR="00631005" w:rsidRPr="006C4607" w:rsidRDefault="00631005" w:rsidP="00631005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Информирование заболевшего члена экипажа ответственных лиц в Компании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C22B0F" w14:textId="1C983B28" w:rsidR="00631005" w:rsidRPr="006C4607" w:rsidRDefault="00631005" w:rsidP="00631005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Proxima Nova Rg" w:hAnsi="Proxima Nova Rg" w:cs="Arial"/>
                <w:sz w:val="20"/>
                <w:szCs w:val="20"/>
              </w:rPr>
            </w:pP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После направления заболевшего члена экипажа в больницу для прохождения стационарного </w:t>
            </w:r>
            <w:proofErr w:type="gramStart"/>
            <w:r w:rsidRPr="006C4607">
              <w:rPr>
                <w:rFonts w:ascii="Proxima Nova Rg" w:hAnsi="Proxima Nova Rg" w:cs="Arial"/>
                <w:sz w:val="20"/>
                <w:szCs w:val="20"/>
              </w:rPr>
              <w:t>лечения  или</w:t>
            </w:r>
            <w:proofErr w:type="gramEnd"/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после посещения врача по месту жительства для прохождения амбулаторного лечения, член экипажа ежедневно информирует в телефонном режиме или по средствам приложения </w:t>
            </w:r>
            <w:proofErr w:type="spellStart"/>
            <w:r w:rsidRPr="006C4607">
              <w:rPr>
                <w:rFonts w:ascii="Proxima Nova Rg" w:hAnsi="Proxima Nova Rg" w:cs="Arial"/>
                <w:sz w:val="20"/>
                <w:szCs w:val="20"/>
              </w:rPr>
              <w:t>WhatsApp</w:t>
            </w:r>
            <w:proofErr w:type="spellEnd"/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о самочувствии и процессе лечения Специалиста по </w:t>
            </w:r>
            <w:r w:rsidR="00097DB9" w:rsidRPr="006C4607">
              <w:rPr>
                <w:rFonts w:ascii="Proxima Nova Rg" w:hAnsi="Proxima Nova Rg" w:cs="Arial"/>
                <w:sz w:val="20"/>
                <w:szCs w:val="20"/>
              </w:rPr>
              <w:t>ОТ и ТБ</w:t>
            </w:r>
            <w:r w:rsidRPr="006C4607">
              <w:rPr>
                <w:rFonts w:ascii="Proxima Nova Rg" w:hAnsi="Proxima Nova Rg" w:cs="Arial"/>
                <w:sz w:val="20"/>
                <w:szCs w:val="20"/>
              </w:rPr>
              <w:t xml:space="preserve"> или Специалиста по персоналу до полного выздоровления и закрытия больничного листа.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99C29D8" w14:textId="77777777" w:rsidR="00631005" w:rsidRPr="006C4607" w:rsidRDefault="00631005" w:rsidP="00631005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Заболевший член экипажа</w:t>
            </w:r>
          </w:p>
          <w:p w14:paraId="34FACD6B" w14:textId="76C24195" w:rsidR="00FC4F9C" w:rsidRPr="006C4607" w:rsidRDefault="00FC4F9C" w:rsidP="00631005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>Специалист по ОТ</w:t>
            </w:r>
            <w:r w:rsidR="00097DB9" w:rsidRPr="006C4607">
              <w:rPr>
                <w:rFonts w:ascii="Proxima Nova Rg" w:hAnsi="Proxima Nova Rg"/>
                <w:color w:val="000000"/>
                <w:sz w:val="20"/>
                <w:szCs w:val="20"/>
                <w:lang w:eastAsia="en-US"/>
              </w:rPr>
              <w:t xml:space="preserve"> и ТБ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A75C2A" w14:textId="1944BD52" w:rsidR="00631005" w:rsidRPr="006C4607" w:rsidRDefault="00631005" w:rsidP="00631005">
            <w:pPr>
              <w:pStyle w:val="afc"/>
              <w:rPr>
                <w:rFonts w:ascii="Proxima Nova Rg" w:hAnsi="Proxima Nova Rg"/>
                <w:sz w:val="20"/>
                <w:szCs w:val="20"/>
              </w:rPr>
            </w:pPr>
            <w:r w:rsidRPr="006C4607">
              <w:rPr>
                <w:rFonts w:ascii="Proxima Nova Rg" w:hAnsi="Proxima Nova Rg"/>
                <w:sz w:val="20"/>
                <w:szCs w:val="20"/>
              </w:rPr>
              <w:t>Выполнение</w:t>
            </w:r>
          </w:p>
        </w:tc>
      </w:tr>
      <w:bookmarkEnd w:id="50"/>
    </w:tbl>
    <w:p w14:paraId="263A524C" w14:textId="77777777" w:rsidR="005D01B6" w:rsidRPr="006C4607" w:rsidRDefault="005D01B6">
      <w:pPr>
        <w:pStyle w:val="10"/>
        <w:numPr>
          <w:ilvl w:val="0"/>
          <w:numId w:val="0"/>
        </w:numPr>
        <w:ind w:left="720" w:hanging="720"/>
        <w:rPr>
          <w:rFonts w:ascii="Proxima Nova Rg" w:hAnsi="Proxima Nova Rg"/>
          <w:sz w:val="20"/>
          <w:szCs w:val="20"/>
        </w:rPr>
        <w:sectPr w:rsidR="005D01B6" w:rsidRPr="006C4607" w:rsidSect="006C4607">
          <w:headerReference w:type="default" r:id="rId11"/>
          <w:headerReference w:type="first" r:id="rId12"/>
          <w:pgSz w:w="16840" w:h="11907" w:orient="landscape" w:code="9"/>
          <w:pgMar w:top="1701" w:right="1134" w:bottom="1134" w:left="1134" w:header="709" w:footer="709" w:gutter="0"/>
          <w:cols w:space="708"/>
          <w:titlePg/>
          <w:docGrid w:linePitch="381"/>
        </w:sectPr>
      </w:pPr>
    </w:p>
    <w:p w14:paraId="2673E954" w14:textId="34B1C4B4" w:rsidR="000E683C" w:rsidRPr="00B0694F" w:rsidRDefault="003A1BD5" w:rsidP="00D32806">
      <w:pPr>
        <w:pStyle w:val="a1"/>
        <w:rPr>
          <w:b/>
          <w:bCs/>
        </w:rPr>
      </w:pPr>
      <w:bookmarkStart w:id="52" w:name="_Toc191492244"/>
      <w:r w:rsidRPr="00B0694F">
        <w:rPr>
          <w:b/>
          <w:bCs/>
        </w:rPr>
        <w:lastRenderedPageBreak/>
        <w:t>Учетная документация</w:t>
      </w:r>
      <w:bookmarkEnd w:id="52"/>
    </w:p>
    <w:p w14:paraId="5792A6F1" w14:textId="3FE2D0BB" w:rsidR="00C9342E" w:rsidRPr="008A20E0" w:rsidRDefault="009639E6" w:rsidP="00B0694F">
      <w:pPr>
        <w:rPr>
          <w:rFonts w:ascii="Proxima Nova Rg" w:hAnsi="Proxima Nova Rg"/>
          <w:b/>
          <w:sz w:val="20"/>
          <w:szCs w:val="20"/>
        </w:rPr>
      </w:pPr>
      <w:bookmarkStart w:id="53" w:name="_Toc190435224"/>
      <w:bookmarkStart w:id="54" w:name="_Toc191390470"/>
      <w:bookmarkStart w:id="55" w:name="_Toc191390853"/>
      <w:bookmarkStart w:id="56" w:name="_Toc191391273"/>
      <w:r w:rsidRPr="008A20E0">
        <w:rPr>
          <w:rFonts w:ascii="Proxima Nova Rg" w:hAnsi="Proxima Nova Rg"/>
          <w:sz w:val="20"/>
          <w:szCs w:val="20"/>
        </w:rPr>
        <w:t xml:space="preserve">Отчет капитана о заболевании члена экипажа </w:t>
      </w:r>
      <w:r w:rsidRPr="008A20E0">
        <w:rPr>
          <w:rFonts w:ascii="Proxima Nova Rg" w:hAnsi="Proxima Nova Rg"/>
          <w:noProof/>
          <w:sz w:val="20"/>
          <w:szCs w:val="20"/>
          <w:lang w:val="en-GB" w:eastAsia="en-US"/>
        </w:rPr>
        <w:t>BL</w:t>
      </w:r>
      <w:r w:rsidRPr="008A20E0">
        <w:rPr>
          <w:rFonts w:ascii="Proxima Nova Rg" w:hAnsi="Proxima Nova Rg"/>
          <w:noProof/>
          <w:sz w:val="20"/>
          <w:szCs w:val="20"/>
          <w:lang w:eastAsia="en-US"/>
        </w:rPr>
        <w:t>_</w:t>
      </w:r>
      <w:r w:rsidRPr="008A20E0">
        <w:rPr>
          <w:rFonts w:ascii="Proxima Nova Rg" w:hAnsi="Proxima Nova Rg"/>
          <w:noProof/>
          <w:sz w:val="20"/>
          <w:szCs w:val="20"/>
          <w:lang w:val="en-GB" w:eastAsia="en-US"/>
        </w:rPr>
        <w:t>PRC</w:t>
      </w:r>
      <w:r w:rsidRPr="008A20E0">
        <w:rPr>
          <w:rFonts w:ascii="Proxima Nova Rg" w:hAnsi="Proxima Nova Rg"/>
          <w:noProof/>
          <w:sz w:val="20"/>
          <w:szCs w:val="20"/>
          <w:lang w:eastAsia="en-US"/>
        </w:rPr>
        <w:t>-</w:t>
      </w:r>
      <w:r w:rsidRPr="008A20E0">
        <w:rPr>
          <w:rFonts w:ascii="Proxima Nova Rg" w:hAnsi="Proxima Nova Rg"/>
          <w:noProof/>
          <w:sz w:val="20"/>
          <w:szCs w:val="20"/>
          <w:lang w:val="en-GB" w:eastAsia="en-US"/>
        </w:rPr>
        <w:t>VSL</w:t>
      </w:r>
      <w:r w:rsidRPr="008A20E0">
        <w:rPr>
          <w:rFonts w:ascii="Proxima Nova Rg" w:hAnsi="Proxima Nova Rg"/>
          <w:noProof/>
          <w:sz w:val="20"/>
          <w:szCs w:val="20"/>
          <w:lang w:eastAsia="en-US"/>
        </w:rPr>
        <w:t>-09-1311</w:t>
      </w:r>
      <w:bookmarkEnd w:id="53"/>
      <w:bookmarkEnd w:id="54"/>
      <w:bookmarkEnd w:id="55"/>
      <w:bookmarkEnd w:id="56"/>
    </w:p>
    <w:p w14:paraId="301B49BD" w14:textId="1637B48F" w:rsidR="00C9342E" w:rsidRPr="008A20E0" w:rsidRDefault="00C9342E" w:rsidP="00B0694F">
      <w:pPr>
        <w:rPr>
          <w:rFonts w:ascii="Proxima Nova Rg" w:hAnsi="Proxima Nova Rg"/>
          <w:b/>
          <w:sz w:val="20"/>
          <w:szCs w:val="20"/>
        </w:rPr>
      </w:pPr>
      <w:bookmarkStart w:id="57" w:name="_Toc190435225"/>
      <w:bookmarkStart w:id="58" w:name="_Toc191390471"/>
      <w:bookmarkStart w:id="59" w:name="_Toc191390854"/>
      <w:bookmarkStart w:id="60" w:name="_Toc191391130"/>
      <w:bookmarkStart w:id="61" w:name="_Toc191391274"/>
      <w:r w:rsidRPr="008A20E0">
        <w:rPr>
          <w:rFonts w:ascii="Proxima Nova Rg" w:hAnsi="Proxima Nova Rg"/>
          <w:sz w:val="20"/>
          <w:szCs w:val="20"/>
        </w:rPr>
        <w:t>Справк</w:t>
      </w:r>
      <w:r w:rsidR="009639E6" w:rsidRPr="008A20E0">
        <w:rPr>
          <w:rFonts w:ascii="Proxima Nova Rg" w:hAnsi="Proxima Nova Rg"/>
          <w:sz w:val="20"/>
          <w:szCs w:val="20"/>
        </w:rPr>
        <w:t>а</w:t>
      </w:r>
      <w:r w:rsidRPr="008A20E0">
        <w:rPr>
          <w:rFonts w:ascii="Proxima Nova Rg" w:hAnsi="Proxima Nova Rg"/>
          <w:sz w:val="20"/>
          <w:szCs w:val="20"/>
        </w:rPr>
        <w:t xml:space="preserve"> первичного медицинского освидетельствования от специалиста Скорой Помощи либо от Врача медицинского пункта</w:t>
      </w:r>
      <w:bookmarkEnd w:id="57"/>
      <w:bookmarkEnd w:id="58"/>
      <w:bookmarkEnd w:id="59"/>
      <w:bookmarkEnd w:id="60"/>
      <w:bookmarkEnd w:id="61"/>
    </w:p>
    <w:p w14:paraId="1052E7C8" w14:textId="4032B1ED" w:rsidR="00C9342E" w:rsidRPr="006C4607" w:rsidRDefault="00C9342E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3E096DA" w14:textId="7DA2EEA5" w:rsidR="009639E6" w:rsidRPr="00B0694F" w:rsidRDefault="009639E6" w:rsidP="00D32806">
      <w:pPr>
        <w:pStyle w:val="a1"/>
        <w:rPr>
          <w:rStyle w:val="afff"/>
          <w:b/>
          <w:bCs/>
          <w:i w:val="0"/>
          <w:iCs w:val="0"/>
        </w:rPr>
      </w:pPr>
      <w:bookmarkStart w:id="62" w:name="_Toc191492245"/>
      <w:r w:rsidRPr="00B0694F">
        <w:rPr>
          <w:rStyle w:val="afff"/>
          <w:b/>
          <w:bCs/>
          <w:i w:val="0"/>
          <w:iCs w:val="0"/>
        </w:rPr>
        <w:t>Таблица изменений</w:t>
      </w:r>
      <w:bookmarkEnd w:id="62"/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1131"/>
        <w:gridCol w:w="7966"/>
      </w:tblGrid>
      <w:tr w:rsidR="009639E6" w:rsidRPr="006C4607" w14:paraId="0B184D40" w14:textId="77777777" w:rsidTr="00680B6F">
        <w:tc>
          <w:tcPr>
            <w:tcW w:w="1050" w:type="dxa"/>
          </w:tcPr>
          <w:p w14:paraId="3FBE91EB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b/>
                <w:bCs/>
                <w:noProof/>
                <w:sz w:val="20"/>
                <w:szCs w:val="20"/>
              </w:rPr>
            </w:pPr>
            <w:r w:rsidRPr="006C4607">
              <w:rPr>
                <w:rFonts w:ascii="Proxima Nova Rg" w:hAnsi="Proxima Nova Rg" w:cs="Arial"/>
                <w:b/>
                <w:bCs/>
                <w:noProof/>
                <w:sz w:val="20"/>
                <w:szCs w:val="20"/>
                <w:lang w:val="ru"/>
              </w:rPr>
              <w:t>Редакция №</w:t>
            </w:r>
          </w:p>
        </w:tc>
        <w:tc>
          <w:tcPr>
            <w:tcW w:w="7966" w:type="dxa"/>
          </w:tcPr>
          <w:p w14:paraId="0CF0C092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  <w:r w:rsidRPr="006C4607">
              <w:rPr>
                <w:rFonts w:ascii="Proxima Nova Rg" w:hAnsi="Proxima Nova Rg" w:cs="Arial"/>
                <w:noProof/>
                <w:sz w:val="20"/>
                <w:szCs w:val="20"/>
                <w:lang w:val="ru"/>
              </w:rPr>
              <w:t>Изменение</w:t>
            </w:r>
          </w:p>
        </w:tc>
      </w:tr>
      <w:tr w:rsidR="009639E6" w:rsidRPr="006C4607" w14:paraId="288F9E83" w14:textId="77777777" w:rsidTr="00680B6F">
        <w:tc>
          <w:tcPr>
            <w:tcW w:w="1050" w:type="dxa"/>
          </w:tcPr>
          <w:p w14:paraId="3E584A2C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5C223D1E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7B95BA27" w14:textId="77777777" w:rsidTr="00680B6F">
        <w:tc>
          <w:tcPr>
            <w:tcW w:w="1050" w:type="dxa"/>
          </w:tcPr>
          <w:p w14:paraId="28C0CFAC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07EBC949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5D945EE2" w14:textId="77777777" w:rsidTr="00680B6F">
        <w:tc>
          <w:tcPr>
            <w:tcW w:w="1050" w:type="dxa"/>
          </w:tcPr>
          <w:p w14:paraId="3A1352B2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12583921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776B73E2" w14:textId="77777777" w:rsidTr="00680B6F">
        <w:tc>
          <w:tcPr>
            <w:tcW w:w="1050" w:type="dxa"/>
          </w:tcPr>
          <w:p w14:paraId="2008F146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121CD6DC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0A7196CD" w14:textId="77777777" w:rsidTr="00680B6F">
        <w:tc>
          <w:tcPr>
            <w:tcW w:w="1050" w:type="dxa"/>
          </w:tcPr>
          <w:p w14:paraId="7049AD9E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559684CD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04D847C6" w14:textId="77777777" w:rsidTr="00680B6F">
        <w:tc>
          <w:tcPr>
            <w:tcW w:w="1050" w:type="dxa"/>
          </w:tcPr>
          <w:p w14:paraId="42B2E048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635311A1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  <w:tr w:rsidR="009639E6" w:rsidRPr="006C4607" w14:paraId="3B6F4830" w14:textId="77777777" w:rsidTr="00680B6F">
        <w:tc>
          <w:tcPr>
            <w:tcW w:w="1050" w:type="dxa"/>
          </w:tcPr>
          <w:p w14:paraId="78463B30" w14:textId="77777777" w:rsidR="009639E6" w:rsidRPr="006C4607" w:rsidRDefault="009639E6" w:rsidP="009639E6">
            <w:pPr>
              <w:spacing w:after="0"/>
              <w:jc w:val="center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  <w:tc>
          <w:tcPr>
            <w:tcW w:w="7966" w:type="dxa"/>
          </w:tcPr>
          <w:p w14:paraId="39598C7C" w14:textId="77777777" w:rsidR="009639E6" w:rsidRPr="006C4607" w:rsidRDefault="009639E6" w:rsidP="009639E6">
            <w:pPr>
              <w:spacing w:after="0"/>
              <w:jc w:val="left"/>
              <w:rPr>
                <w:rFonts w:ascii="Proxima Nova Rg" w:hAnsi="Proxima Nova Rg" w:cs="Arial"/>
                <w:noProof/>
                <w:sz w:val="20"/>
                <w:szCs w:val="20"/>
              </w:rPr>
            </w:pPr>
          </w:p>
        </w:tc>
      </w:tr>
    </w:tbl>
    <w:p w14:paraId="5C4B02AA" w14:textId="44B209A0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D281F1B" w14:textId="073E42CD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A956CD7" w14:textId="517D610D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52010DC2" w14:textId="0D79A3BF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0E8B88D1" w14:textId="1A0C76C5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6B3529EC" w14:textId="71963213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2A0C001C" w14:textId="296CF9BB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54B54051" w14:textId="487144E8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3C6D5E2F" w14:textId="4AC30C1D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37B4829C" w14:textId="23037EDA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5826456A" w14:textId="4F41D3A4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2B611624" w14:textId="469B3B92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4C49175F" w14:textId="2B126E5B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D206089" w14:textId="5E2472E9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37593A53" w14:textId="751F4848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9D43B09" w14:textId="5DE9B2AB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69782143" w14:textId="40A0EAB2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85882F5" w14:textId="76A4D81A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2D035B40" w14:textId="74D07F30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7DAC4593" w14:textId="54F62365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01B8B170" w14:textId="257BBDB3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172955B9" w14:textId="27CA4E95" w:rsidR="00097DB9" w:rsidRPr="006C4607" w:rsidRDefault="00097DB9" w:rsidP="0060724C">
      <w:pPr>
        <w:jc w:val="center"/>
        <w:rPr>
          <w:rStyle w:val="afff"/>
          <w:rFonts w:ascii="Proxima Nova Rg" w:hAnsi="Proxima Nova Rg"/>
          <w:b/>
          <w:i w:val="0"/>
          <w:sz w:val="20"/>
          <w:szCs w:val="20"/>
        </w:rPr>
      </w:pPr>
    </w:p>
    <w:p w14:paraId="108F3084" w14:textId="61E65247" w:rsidR="00097DB9" w:rsidRPr="006C4607" w:rsidRDefault="001E005E" w:rsidP="00626324">
      <w:pPr>
        <w:tabs>
          <w:tab w:val="center" w:pos="4680"/>
          <w:tab w:val="right" w:pos="9360"/>
        </w:tabs>
        <w:spacing w:after="0"/>
        <w:jc w:val="left"/>
        <w:rPr>
          <w:rFonts w:ascii="Proxima Nova Rg" w:hAnsi="Proxima Nova Rg"/>
          <w:b/>
          <w:sz w:val="20"/>
          <w:szCs w:val="20"/>
        </w:rPr>
      </w:pPr>
      <w:r w:rsidRPr="006C4607">
        <w:rPr>
          <w:rFonts w:ascii="Proxima Nova Rg" w:hAnsi="Proxima Nova Rg" w:cs="Arial"/>
          <w:noProof/>
          <w:color w:val="FF0000"/>
          <w:sz w:val="20"/>
          <w:szCs w:val="20"/>
          <w:lang w:eastAsia="en-US"/>
        </w:rPr>
        <w:t xml:space="preserve"> </w:t>
      </w:r>
    </w:p>
    <w:bookmarkEnd w:id="3"/>
    <w:p w14:paraId="528C6427" w14:textId="6EEB1404" w:rsidR="00097DB9" w:rsidRPr="006C4607" w:rsidRDefault="00097DB9" w:rsidP="00B115B0">
      <w:pPr>
        <w:rPr>
          <w:rFonts w:ascii="Proxima Nova Rg" w:hAnsi="Proxima Nova Rg"/>
          <w:b/>
          <w:sz w:val="20"/>
          <w:szCs w:val="20"/>
        </w:rPr>
      </w:pPr>
    </w:p>
    <w:sectPr w:rsidR="00097DB9" w:rsidRPr="006C4607" w:rsidSect="006C4607">
      <w:headerReference w:type="default" r:id="rId13"/>
      <w:headerReference w:type="first" r:id="rId14"/>
      <w:pgSz w:w="11907" w:h="16840" w:code="9"/>
      <w:pgMar w:top="1701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EB9F" w14:textId="77777777" w:rsidR="007854E4" w:rsidRDefault="007854E4">
      <w:r>
        <w:separator/>
      </w:r>
    </w:p>
  </w:endnote>
  <w:endnote w:type="continuationSeparator" w:id="0">
    <w:p w14:paraId="581CA413" w14:textId="77777777" w:rsidR="007854E4" w:rsidRDefault="0078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C87E" w14:textId="77777777" w:rsidR="007854E4" w:rsidRDefault="007854E4">
      <w:r>
        <w:separator/>
      </w:r>
    </w:p>
  </w:footnote>
  <w:footnote w:type="continuationSeparator" w:id="0">
    <w:p w14:paraId="34E10317" w14:textId="77777777" w:rsidR="007854E4" w:rsidRDefault="0078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9639"/>
    </w:tblGrid>
    <w:tr w:rsidR="00B0694F" w:rsidRPr="00B0694F" w14:paraId="4B48299D" w14:textId="77777777" w:rsidTr="003D0A7D">
      <w:trPr>
        <w:trHeight w:val="382"/>
      </w:trPr>
      <w:tc>
        <w:tcPr>
          <w:tcW w:w="6804" w:type="dxa"/>
          <w:vAlign w:val="bottom"/>
        </w:tcPr>
        <w:p w14:paraId="7D30916E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2616"/>
            </w:tabs>
            <w:ind w:left="3183" w:hanging="708"/>
            <w:jc w:val="right"/>
            <w:rPr>
              <w:rFonts w:ascii="Proxima Nova Rg" w:hAnsi="Proxima Nova Rg" w:cs="Arial"/>
              <w:noProof/>
              <w:sz w:val="20"/>
              <w:szCs w:val="14"/>
            </w:rPr>
          </w:pPr>
          <w:r w:rsidRPr="00B0694F">
            <w:rPr>
              <w:rFonts w:ascii="Proxima Nova Rg" w:hAnsi="Proxima Nova Rg" w:cs="Arial"/>
              <w:noProof/>
              <w:sz w:val="20"/>
              <w:szCs w:val="14"/>
              <w:lang w:val="en-US"/>
            </w:rPr>
            <w:t>BL_PRC-VSL-08-1311</w:t>
          </w:r>
        </w:p>
      </w:tc>
    </w:tr>
    <w:tr w:rsidR="00B0694F" w:rsidRPr="00B0694F" w14:paraId="55E03C10" w14:textId="77777777" w:rsidTr="003D0A7D">
      <w:trPr>
        <w:trHeight w:val="645"/>
      </w:trPr>
      <w:tc>
        <w:tcPr>
          <w:tcW w:w="6804" w:type="dxa"/>
          <w:vAlign w:val="center"/>
        </w:tcPr>
        <w:p w14:paraId="2A71413B" w14:textId="1B356CBE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3466"/>
            </w:tabs>
            <w:ind w:left="3182" w:firstLine="9"/>
            <w:jc w:val="right"/>
            <w:rPr>
              <w:rFonts w:ascii="Proxima Nova Rg" w:hAnsi="Proxima Nova Rg" w:cs="Arial"/>
              <w:b/>
              <w:noProof/>
              <w:szCs w:val="28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1312" behindDoc="0" locked="0" layoutInCell="1" allowOverlap="1" wp14:anchorId="6B997576" wp14:editId="793C11CC">
                <wp:simplePos x="0" y="0"/>
                <wp:positionH relativeFrom="column">
                  <wp:posOffset>1270</wp:posOffset>
                </wp:positionH>
                <wp:positionV relativeFrom="paragraph">
                  <wp:posOffset>-1905</wp:posOffset>
                </wp:positionV>
                <wp:extent cx="1581150" cy="139700"/>
                <wp:effectExtent l="0" t="0" r="0" b="0"/>
                <wp:wrapNone/>
                <wp:docPr id="161156213" name="Рисунок 161156213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Процедура замены заболевшего члена</w:t>
          </w:r>
          <w:r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 xml:space="preserve"> </w:t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экипажа на судах в ООО «Боллард»</w:t>
          </w:r>
        </w:p>
      </w:tc>
    </w:tr>
  </w:tbl>
  <w:p w14:paraId="0DAEEE8C" w14:textId="77777777" w:rsidR="007F4177" w:rsidRDefault="007F4177" w:rsidP="00D54A62">
    <w:pPr>
      <w:pStyle w:val="a2"/>
      <w:numPr>
        <w:ilvl w:val="0"/>
        <w:numId w:val="0"/>
      </w:numPr>
      <w:tabs>
        <w:tab w:val="clear" w:pos="4677"/>
        <w:tab w:val="clear" w:pos="935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70DB" w14:textId="77777777" w:rsidR="007F4177" w:rsidRPr="00B0694F" w:rsidRDefault="007F4177" w:rsidP="00907B88">
    <w:pPr>
      <w:pStyle w:val="a2"/>
      <w:numPr>
        <w:ilvl w:val="0"/>
        <w:numId w:val="0"/>
      </w:numPr>
      <w:ind w:left="36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51" w:type="dxa"/>
      <w:tblInd w:w="108" w:type="dxa"/>
      <w:tblLayout w:type="fixed"/>
      <w:tblLook w:val="0000" w:firstRow="0" w:lastRow="0" w:firstColumn="0" w:lastColumn="0" w:noHBand="0" w:noVBand="0"/>
    </w:tblPr>
    <w:tblGrid>
      <w:gridCol w:w="14351"/>
    </w:tblGrid>
    <w:tr w:rsidR="00B0694F" w:rsidRPr="00B0694F" w14:paraId="14ABAA1D" w14:textId="77777777" w:rsidTr="003D0A7D">
      <w:trPr>
        <w:trHeight w:val="382"/>
      </w:trPr>
      <w:tc>
        <w:tcPr>
          <w:tcW w:w="14351" w:type="dxa"/>
          <w:vAlign w:val="bottom"/>
        </w:tcPr>
        <w:p w14:paraId="1B6BE137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2616"/>
            </w:tabs>
            <w:ind w:left="8427" w:hanging="708"/>
            <w:jc w:val="right"/>
            <w:rPr>
              <w:rFonts w:ascii="Proxima Nova Rg" w:hAnsi="Proxima Nova Rg" w:cs="Arial"/>
              <w:noProof/>
              <w:sz w:val="20"/>
              <w:szCs w:val="14"/>
            </w:rPr>
          </w:pPr>
          <w:r w:rsidRPr="00B0694F">
            <w:rPr>
              <w:rFonts w:ascii="Proxima Nova Rg" w:hAnsi="Proxima Nova Rg" w:cs="Arial"/>
              <w:noProof/>
              <w:sz w:val="20"/>
              <w:szCs w:val="14"/>
              <w:lang w:val="en-US"/>
            </w:rPr>
            <w:t>BL_PRC-VSL-08-1311</w:t>
          </w:r>
        </w:p>
      </w:tc>
    </w:tr>
    <w:tr w:rsidR="00B0694F" w:rsidRPr="00B0694F" w14:paraId="46C3EA14" w14:textId="77777777" w:rsidTr="003D0A7D">
      <w:trPr>
        <w:trHeight w:val="645"/>
      </w:trPr>
      <w:tc>
        <w:tcPr>
          <w:tcW w:w="14351" w:type="dxa"/>
          <w:vAlign w:val="center"/>
        </w:tcPr>
        <w:p w14:paraId="18A9D7AE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3466"/>
            </w:tabs>
            <w:ind w:left="8427" w:firstLine="9"/>
            <w:jc w:val="right"/>
            <w:rPr>
              <w:rFonts w:ascii="Proxima Nova Rg" w:hAnsi="Proxima Nova Rg" w:cs="Arial"/>
              <w:b/>
              <w:noProof/>
              <w:szCs w:val="28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5408" behindDoc="0" locked="0" layoutInCell="1" allowOverlap="1" wp14:anchorId="64F7E01F" wp14:editId="145E03D2">
                <wp:simplePos x="0" y="0"/>
                <wp:positionH relativeFrom="column">
                  <wp:posOffset>1270</wp:posOffset>
                </wp:positionH>
                <wp:positionV relativeFrom="paragraph">
                  <wp:posOffset>-1905</wp:posOffset>
                </wp:positionV>
                <wp:extent cx="1581150" cy="139700"/>
                <wp:effectExtent l="0" t="0" r="0" b="0"/>
                <wp:wrapNone/>
                <wp:docPr id="864067100" name="Рисунок 864067100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Процедура замены заболевшего члена</w:t>
          </w:r>
          <w:r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 xml:space="preserve"> </w:t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экипажа на судах в ООО «Боллард»</w:t>
          </w:r>
        </w:p>
      </w:tc>
    </w:tr>
  </w:tbl>
  <w:p w14:paraId="19EF6712" w14:textId="77777777" w:rsidR="007F4177" w:rsidRDefault="007F4177" w:rsidP="00D54A62">
    <w:pPr>
      <w:pStyle w:val="a2"/>
      <w:numPr>
        <w:ilvl w:val="0"/>
        <w:numId w:val="0"/>
      </w:numPr>
      <w:tabs>
        <w:tab w:val="clear" w:pos="4677"/>
        <w:tab w:val="clear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51" w:type="dxa"/>
      <w:tblInd w:w="108" w:type="dxa"/>
      <w:tblLayout w:type="fixed"/>
      <w:tblLook w:val="0000" w:firstRow="0" w:lastRow="0" w:firstColumn="0" w:lastColumn="0" w:noHBand="0" w:noVBand="0"/>
    </w:tblPr>
    <w:tblGrid>
      <w:gridCol w:w="14351"/>
    </w:tblGrid>
    <w:tr w:rsidR="00B0694F" w:rsidRPr="00B0694F" w14:paraId="7186B876" w14:textId="77777777" w:rsidTr="00B0694F">
      <w:trPr>
        <w:trHeight w:val="382"/>
      </w:trPr>
      <w:tc>
        <w:tcPr>
          <w:tcW w:w="14351" w:type="dxa"/>
          <w:vAlign w:val="bottom"/>
        </w:tcPr>
        <w:p w14:paraId="1FD2B56C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2616"/>
            </w:tabs>
            <w:ind w:left="8427" w:hanging="708"/>
            <w:jc w:val="right"/>
            <w:rPr>
              <w:rFonts w:ascii="Proxima Nova Rg" w:hAnsi="Proxima Nova Rg" w:cs="Arial"/>
              <w:noProof/>
              <w:sz w:val="20"/>
              <w:szCs w:val="14"/>
            </w:rPr>
          </w:pPr>
          <w:r w:rsidRPr="00B0694F">
            <w:rPr>
              <w:rFonts w:ascii="Proxima Nova Rg" w:hAnsi="Proxima Nova Rg" w:cs="Arial"/>
              <w:noProof/>
              <w:sz w:val="20"/>
              <w:szCs w:val="14"/>
              <w:lang w:val="en-US"/>
            </w:rPr>
            <w:t>BL_PRC-VSL-08-1311</w:t>
          </w:r>
        </w:p>
      </w:tc>
    </w:tr>
    <w:tr w:rsidR="00B0694F" w:rsidRPr="00B0694F" w14:paraId="6463088F" w14:textId="77777777" w:rsidTr="00B0694F">
      <w:trPr>
        <w:trHeight w:val="645"/>
      </w:trPr>
      <w:tc>
        <w:tcPr>
          <w:tcW w:w="14351" w:type="dxa"/>
          <w:vAlign w:val="center"/>
        </w:tcPr>
        <w:p w14:paraId="585F8AF7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3466"/>
            </w:tabs>
            <w:ind w:left="8427" w:firstLine="9"/>
            <w:jc w:val="right"/>
            <w:rPr>
              <w:rFonts w:ascii="Proxima Nova Rg" w:hAnsi="Proxima Nova Rg" w:cs="Arial"/>
              <w:b/>
              <w:noProof/>
              <w:szCs w:val="28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3360" behindDoc="0" locked="0" layoutInCell="1" allowOverlap="1" wp14:anchorId="772DA362" wp14:editId="2CE1E1C9">
                <wp:simplePos x="0" y="0"/>
                <wp:positionH relativeFrom="column">
                  <wp:posOffset>1270</wp:posOffset>
                </wp:positionH>
                <wp:positionV relativeFrom="paragraph">
                  <wp:posOffset>-1905</wp:posOffset>
                </wp:positionV>
                <wp:extent cx="1581150" cy="139700"/>
                <wp:effectExtent l="0" t="0" r="0" b="0"/>
                <wp:wrapNone/>
                <wp:docPr id="1787164346" name="Рисунок 1787164346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Процедура замены заболевшего члена</w:t>
          </w:r>
          <w:r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 xml:space="preserve"> </w:t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экипажа на судах в ООО «Боллард»</w:t>
          </w:r>
        </w:p>
      </w:tc>
    </w:tr>
  </w:tbl>
  <w:p w14:paraId="3210A6FB" w14:textId="77777777" w:rsidR="007F4177" w:rsidRDefault="007F4177" w:rsidP="007D41B1">
    <w:pPr>
      <w:pStyle w:val="a2"/>
      <w:numPr>
        <w:ilvl w:val="0"/>
        <w:numId w:val="0"/>
      </w:numPr>
      <w:tabs>
        <w:tab w:val="clear" w:pos="4677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7DBA" w14:textId="77777777" w:rsidR="007F4177" w:rsidRPr="00341F29" w:rsidRDefault="007F4177" w:rsidP="00134D39">
    <w:pPr>
      <w:pStyle w:val="a2"/>
      <w:numPr>
        <w:ilvl w:val="0"/>
        <w:numId w:val="0"/>
      </w:numPr>
      <w:ind w:left="3600" w:hanging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9639"/>
    </w:tblGrid>
    <w:tr w:rsidR="00B0694F" w:rsidRPr="00B0694F" w14:paraId="182AC007" w14:textId="77777777" w:rsidTr="003D0A7D">
      <w:trPr>
        <w:trHeight w:val="382"/>
      </w:trPr>
      <w:tc>
        <w:tcPr>
          <w:tcW w:w="6804" w:type="dxa"/>
          <w:vAlign w:val="bottom"/>
        </w:tcPr>
        <w:p w14:paraId="43AB2802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2616"/>
            </w:tabs>
            <w:ind w:left="3183" w:hanging="708"/>
            <w:jc w:val="right"/>
            <w:rPr>
              <w:rFonts w:ascii="Proxima Nova Rg" w:hAnsi="Proxima Nova Rg" w:cs="Arial"/>
              <w:noProof/>
              <w:sz w:val="20"/>
              <w:szCs w:val="14"/>
            </w:rPr>
          </w:pPr>
          <w:r w:rsidRPr="00B0694F">
            <w:rPr>
              <w:rFonts w:ascii="Proxima Nova Rg" w:hAnsi="Proxima Nova Rg" w:cs="Arial"/>
              <w:noProof/>
              <w:sz w:val="20"/>
              <w:szCs w:val="14"/>
              <w:lang w:val="en-US"/>
            </w:rPr>
            <w:t>BL_PRC-VSL-08-1311</w:t>
          </w:r>
        </w:p>
      </w:tc>
    </w:tr>
    <w:tr w:rsidR="00B0694F" w:rsidRPr="00B0694F" w14:paraId="437E0A3F" w14:textId="77777777" w:rsidTr="003D0A7D">
      <w:trPr>
        <w:trHeight w:val="645"/>
      </w:trPr>
      <w:tc>
        <w:tcPr>
          <w:tcW w:w="6804" w:type="dxa"/>
          <w:vAlign w:val="center"/>
        </w:tcPr>
        <w:p w14:paraId="3B158437" w14:textId="77777777" w:rsidR="00B0694F" w:rsidRPr="00B0694F" w:rsidRDefault="00B0694F" w:rsidP="00B0694F">
          <w:pPr>
            <w:pStyle w:val="a2"/>
            <w:numPr>
              <w:ilvl w:val="0"/>
              <w:numId w:val="0"/>
            </w:numPr>
            <w:tabs>
              <w:tab w:val="clear" w:pos="4677"/>
              <w:tab w:val="center" w:pos="3466"/>
            </w:tabs>
            <w:ind w:left="3182" w:firstLine="9"/>
            <w:jc w:val="right"/>
            <w:rPr>
              <w:rFonts w:ascii="Proxima Nova Rg" w:hAnsi="Proxima Nova Rg" w:cs="Arial"/>
              <w:b/>
              <w:noProof/>
              <w:szCs w:val="28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7456" behindDoc="0" locked="0" layoutInCell="1" allowOverlap="1" wp14:anchorId="555BEBAD" wp14:editId="426D2F0E">
                <wp:simplePos x="0" y="0"/>
                <wp:positionH relativeFrom="column">
                  <wp:posOffset>1270</wp:posOffset>
                </wp:positionH>
                <wp:positionV relativeFrom="paragraph">
                  <wp:posOffset>-1905</wp:posOffset>
                </wp:positionV>
                <wp:extent cx="1581150" cy="139700"/>
                <wp:effectExtent l="0" t="0" r="0" b="0"/>
                <wp:wrapNone/>
                <wp:docPr id="1024301369" name="Рисунок 1024301369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Процедура замены заболевшего члена</w:t>
          </w:r>
          <w:r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 xml:space="preserve"> </w:t>
          </w:r>
          <w:r w:rsidRPr="00B0694F">
            <w:rPr>
              <w:rFonts w:ascii="Proxima Nova Rg" w:hAnsi="Proxima Nova Rg" w:cs="Arial"/>
              <w:b/>
              <w:bCs/>
              <w:noProof/>
              <w:szCs w:val="28"/>
              <w:lang w:val="ru"/>
            </w:rPr>
            <w:t>экипажа на судах в ООО «Боллард»</w:t>
          </w:r>
        </w:p>
      </w:tc>
    </w:tr>
  </w:tbl>
  <w:p w14:paraId="1B1CB63C" w14:textId="77777777" w:rsidR="007F4177" w:rsidRDefault="007F4177" w:rsidP="007D41B1">
    <w:pPr>
      <w:pStyle w:val="a2"/>
      <w:numPr>
        <w:ilvl w:val="0"/>
        <w:numId w:val="0"/>
      </w:numPr>
      <w:tabs>
        <w:tab w:val="clear" w:pos="467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8E76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B0616"/>
    <w:multiLevelType w:val="multilevel"/>
    <w:tmpl w:val="40545D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BE7A86"/>
    <w:multiLevelType w:val="hybridMultilevel"/>
    <w:tmpl w:val="8990D6B8"/>
    <w:lvl w:ilvl="0" w:tplc="F314E92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0842F1"/>
    <w:multiLevelType w:val="multilevel"/>
    <w:tmpl w:val="E7F2D9F6"/>
    <w:styleLink w:val="-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Arial" w:hAnsi="Arial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4" w15:restartNumberingAfterBreak="0">
    <w:nsid w:val="1EF37509"/>
    <w:multiLevelType w:val="hybridMultilevel"/>
    <w:tmpl w:val="57F23470"/>
    <w:lvl w:ilvl="0" w:tplc="181EC03C">
      <w:start w:val="1"/>
      <w:numFmt w:val="decimal"/>
      <w:pStyle w:val="00"/>
      <w:lvlText w:val="%1."/>
      <w:lvlJc w:val="left"/>
      <w:pPr>
        <w:tabs>
          <w:tab w:val="num" w:pos="-964"/>
        </w:tabs>
        <w:ind w:left="-567" w:firstLine="567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091369"/>
    <w:multiLevelType w:val="hybridMultilevel"/>
    <w:tmpl w:val="14DE073C"/>
    <w:lvl w:ilvl="0" w:tplc="8C62FCF8">
      <w:start w:val="1"/>
      <w:numFmt w:val="bullet"/>
      <w:pStyle w:val="-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2FD118C8"/>
    <w:multiLevelType w:val="multilevel"/>
    <w:tmpl w:val="7534D9BE"/>
    <w:styleLink w:val="-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C7989"/>
    <w:multiLevelType w:val="hybridMultilevel"/>
    <w:tmpl w:val="8132C740"/>
    <w:lvl w:ilvl="0" w:tplc="88A6C07E">
      <w:start w:val="1"/>
      <w:numFmt w:val="decimal"/>
      <w:pStyle w:val="a0"/>
      <w:lvlText w:val="%1."/>
      <w:lvlJc w:val="left"/>
      <w:pPr>
        <w:tabs>
          <w:tab w:val="num" w:pos="1440"/>
        </w:tabs>
        <w:ind w:left="567" w:hanging="567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62761C"/>
    <w:multiLevelType w:val="multilevel"/>
    <w:tmpl w:val="3BAC93A6"/>
    <w:lvl w:ilvl="0">
      <w:start w:val="1"/>
      <w:numFmt w:val="decimal"/>
      <w:pStyle w:val="1"/>
      <w:lvlText w:val="%1."/>
      <w:lvlJc w:val="left"/>
      <w:pPr>
        <w:tabs>
          <w:tab w:val="num" w:pos="-179"/>
        </w:tabs>
        <w:ind w:left="-179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253"/>
        </w:tabs>
        <w:ind w:left="253" w:hanging="432"/>
      </w:pPr>
    </w:lvl>
    <w:lvl w:ilvl="2">
      <w:start w:val="1"/>
      <w:numFmt w:val="decimal"/>
      <w:lvlRestart w:val="0"/>
      <w:pStyle w:val="3"/>
      <w:lvlText w:val="%1.%2.%3."/>
      <w:lvlJc w:val="left"/>
      <w:pPr>
        <w:tabs>
          <w:tab w:val="num" w:pos="901"/>
        </w:tabs>
        <w:ind w:left="685" w:hanging="504"/>
      </w:pPr>
    </w:lvl>
    <w:lvl w:ilvl="3">
      <w:start w:val="1"/>
      <w:numFmt w:val="decimal"/>
      <w:lvlText w:val="%4.%2.%1.%3."/>
      <w:lvlJc w:val="left"/>
      <w:pPr>
        <w:tabs>
          <w:tab w:val="num" w:pos="1261"/>
        </w:tabs>
        <w:ind w:left="1189" w:hanging="648"/>
      </w:pPr>
    </w:lvl>
    <w:lvl w:ilvl="4">
      <w:start w:val="1"/>
      <w:numFmt w:val="decimal"/>
      <w:lvlText w:val="%1.%2.%3.%4.%5."/>
      <w:lvlJc w:val="left"/>
      <w:pPr>
        <w:tabs>
          <w:tab w:val="num" w:pos="1981"/>
        </w:tabs>
        <w:ind w:left="1693" w:hanging="792"/>
      </w:pPr>
    </w:lvl>
    <w:lvl w:ilvl="5">
      <w:start w:val="1"/>
      <w:numFmt w:val="decimal"/>
      <w:lvlText w:val="%1.%2.%3.%4.%5.%6."/>
      <w:lvlJc w:val="left"/>
      <w:pPr>
        <w:tabs>
          <w:tab w:val="num" w:pos="2341"/>
        </w:tabs>
        <w:ind w:left="2197" w:hanging="936"/>
      </w:pPr>
    </w:lvl>
    <w:lvl w:ilvl="6">
      <w:start w:val="1"/>
      <w:numFmt w:val="decimal"/>
      <w:lvlText w:val="%1.%2.%3.%4.%5.%6.%7."/>
      <w:lvlJc w:val="left"/>
      <w:pPr>
        <w:tabs>
          <w:tab w:val="num" w:pos="3061"/>
        </w:tabs>
        <w:ind w:left="2701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205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141"/>
        </w:tabs>
        <w:ind w:left="3781" w:hanging="1440"/>
      </w:pPr>
    </w:lvl>
  </w:abstractNum>
  <w:abstractNum w:abstractNumId="9" w15:restartNumberingAfterBreak="0">
    <w:nsid w:val="6BF2786D"/>
    <w:multiLevelType w:val="hybridMultilevel"/>
    <w:tmpl w:val="1B0AA6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D0799"/>
    <w:multiLevelType w:val="hybridMultilevel"/>
    <w:tmpl w:val="CA46775C"/>
    <w:lvl w:ilvl="0" w:tplc="8CB0C682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C77E3"/>
    <w:multiLevelType w:val="multilevel"/>
    <w:tmpl w:val="55589344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253204780">
    <w:abstractNumId w:val="0"/>
  </w:num>
  <w:num w:numId="2" w16cid:durableId="895824892">
    <w:abstractNumId w:val="4"/>
  </w:num>
  <w:num w:numId="3" w16cid:durableId="9827342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065458">
    <w:abstractNumId w:val="11"/>
  </w:num>
  <w:num w:numId="5" w16cid:durableId="1944418662">
    <w:abstractNumId w:val="6"/>
  </w:num>
  <w:num w:numId="6" w16cid:durableId="576130978">
    <w:abstractNumId w:val="5"/>
  </w:num>
  <w:num w:numId="7" w16cid:durableId="1265109596">
    <w:abstractNumId w:val="3"/>
  </w:num>
  <w:num w:numId="8" w16cid:durableId="1840733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8025428">
    <w:abstractNumId w:val="11"/>
    <w:lvlOverride w:ilvl="0">
      <w:startOverride w:val="5"/>
    </w:lvlOverride>
  </w:num>
  <w:num w:numId="10" w16cid:durableId="1875264907">
    <w:abstractNumId w:val="1"/>
  </w:num>
  <w:num w:numId="11" w16cid:durableId="870261518">
    <w:abstractNumId w:val="11"/>
  </w:num>
  <w:num w:numId="12" w16cid:durableId="9043345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6712563">
    <w:abstractNumId w:val="9"/>
  </w:num>
  <w:num w:numId="14" w16cid:durableId="1994332911">
    <w:abstractNumId w:val="10"/>
  </w:num>
  <w:num w:numId="15" w16cid:durableId="506293635">
    <w:abstractNumId w:val="2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vel Kumpan">
    <w15:presenceInfo w15:providerId="AD" w15:userId="S-1-5-21-2941801195-3191893362-4079173992-1117"/>
  </w15:person>
  <w15:person w15:author="Elena Melenteva">
    <w15:presenceInfo w15:providerId="AD" w15:userId="S-1-5-21-2941801195-3191893362-4079173992-11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Html" w:val="False"/>
    <w:docVar w:name="BSInThread" w:val="True"/>
    <w:docVar w:name="BSObjectGUID" w:val="da84fa21-6f50-4037-989d-24ec992bc86e"/>
    <w:docVar w:name="BSPortal" w:val="False"/>
    <w:docVar w:name="BSTemplateGUID" w:val="947713bf-c0c4-4147-9699-dcc29c269597"/>
    <w:docVar w:name="BSVersion" w:val="4.2.6683.20285"/>
    <w:docVar w:name="Версия_процесса_95bd7f27" w:val="1.1"/>
    <w:docVar w:name="Дата_a62db167" w:val=" "/>
    <w:docVar w:name="Документ_8c6ebc9e_1" w:val="Запрос на замену экипажа"/>
    <w:docVar w:name="Документ_8c6ebc9e_2" w:val="Инструкция об условиях выхода на вахту"/>
    <w:docVar w:name="Документ_8c6ebc9e_3" w:val="Информация о замене сотрудников экипажа судна"/>
    <w:docVar w:name="Документ_8c6ebc9e_4" w:val="Информация о сменном экипаже"/>
    <w:docVar w:name="Комментарий_da9f4d00" w:val=" "/>
    <w:docVar w:name="Название_43fce4e8" w:val="2.4.1.10 Организация замен членов экипажей вне графиков смен"/>
    <w:docVar w:name="Название_9317ddd5" w:val="2.4.1.10 Организация замен членов экипажей вне графиков смен"/>
    <w:docVar w:name="Название_организации_ad71fdb2_1" w:val="ООО &quot;Ламналко&quot;"/>
    <w:docVar w:name="Начало_44c52178" w:val=" "/>
    <w:docVar w:name="Результат_12ce8ca0" w:val=" "/>
    <w:docVar w:name="Статус_ea2afd81" w:val="В работе"/>
    <w:docVar w:name="Требования_к_срокам_7f407607" w:val=" "/>
  </w:docVars>
  <w:rsids>
    <w:rsidRoot w:val="00C623F9"/>
    <w:rsid w:val="00001D24"/>
    <w:rsid w:val="00002359"/>
    <w:rsid w:val="00003C82"/>
    <w:rsid w:val="000063D3"/>
    <w:rsid w:val="000112AC"/>
    <w:rsid w:val="0001241F"/>
    <w:rsid w:val="000127DA"/>
    <w:rsid w:val="00013B5B"/>
    <w:rsid w:val="0002008F"/>
    <w:rsid w:val="00026458"/>
    <w:rsid w:val="00027DEC"/>
    <w:rsid w:val="00031501"/>
    <w:rsid w:val="00033F0F"/>
    <w:rsid w:val="0003687E"/>
    <w:rsid w:val="00040FF4"/>
    <w:rsid w:val="0004172A"/>
    <w:rsid w:val="000438E0"/>
    <w:rsid w:val="00051778"/>
    <w:rsid w:val="00051FD9"/>
    <w:rsid w:val="00052193"/>
    <w:rsid w:val="00056A98"/>
    <w:rsid w:val="00057ECB"/>
    <w:rsid w:val="00062650"/>
    <w:rsid w:val="000630AE"/>
    <w:rsid w:val="000639F2"/>
    <w:rsid w:val="00067882"/>
    <w:rsid w:val="00073586"/>
    <w:rsid w:val="000744BE"/>
    <w:rsid w:val="0007488F"/>
    <w:rsid w:val="00075638"/>
    <w:rsid w:val="00080A9B"/>
    <w:rsid w:val="00082028"/>
    <w:rsid w:val="0008219A"/>
    <w:rsid w:val="000827B7"/>
    <w:rsid w:val="00085352"/>
    <w:rsid w:val="00085BAC"/>
    <w:rsid w:val="00085DB9"/>
    <w:rsid w:val="00086EB2"/>
    <w:rsid w:val="00087964"/>
    <w:rsid w:val="000908C0"/>
    <w:rsid w:val="00090C43"/>
    <w:rsid w:val="00090D88"/>
    <w:rsid w:val="00092312"/>
    <w:rsid w:val="00094796"/>
    <w:rsid w:val="00094CD1"/>
    <w:rsid w:val="00096E6F"/>
    <w:rsid w:val="00097DB9"/>
    <w:rsid w:val="000A1EE1"/>
    <w:rsid w:val="000A5E62"/>
    <w:rsid w:val="000A7C90"/>
    <w:rsid w:val="000B14C3"/>
    <w:rsid w:val="000B2C50"/>
    <w:rsid w:val="000B306D"/>
    <w:rsid w:val="000B39A8"/>
    <w:rsid w:val="000B6E4C"/>
    <w:rsid w:val="000C0C77"/>
    <w:rsid w:val="000C1F20"/>
    <w:rsid w:val="000C60C8"/>
    <w:rsid w:val="000D02FA"/>
    <w:rsid w:val="000D09B2"/>
    <w:rsid w:val="000D0B03"/>
    <w:rsid w:val="000D1356"/>
    <w:rsid w:val="000D5AFB"/>
    <w:rsid w:val="000D7DB7"/>
    <w:rsid w:val="000E4ACE"/>
    <w:rsid w:val="000E5A9B"/>
    <w:rsid w:val="000E5AFD"/>
    <w:rsid w:val="000E5F7A"/>
    <w:rsid w:val="000E683C"/>
    <w:rsid w:val="000E749B"/>
    <w:rsid w:val="000E7F16"/>
    <w:rsid w:val="000F0FC9"/>
    <w:rsid w:val="000F24FC"/>
    <w:rsid w:val="000F5174"/>
    <w:rsid w:val="000F567F"/>
    <w:rsid w:val="000F64AA"/>
    <w:rsid w:val="00102CE6"/>
    <w:rsid w:val="00103F86"/>
    <w:rsid w:val="0010529F"/>
    <w:rsid w:val="0011044F"/>
    <w:rsid w:val="001112FE"/>
    <w:rsid w:val="001139DE"/>
    <w:rsid w:val="001142F1"/>
    <w:rsid w:val="00125E11"/>
    <w:rsid w:val="00126575"/>
    <w:rsid w:val="0012684F"/>
    <w:rsid w:val="0013142E"/>
    <w:rsid w:val="0013397C"/>
    <w:rsid w:val="00134D39"/>
    <w:rsid w:val="00137058"/>
    <w:rsid w:val="0013778E"/>
    <w:rsid w:val="00140886"/>
    <w:rsid w:val="001425D3"/>
    <w:rsid w:val="00146008"/>
    <w:rsid w:val="00146A66"/>
    <w:rsid w:val="00155BE7"/>
    <w:rsid w:val="0015706F"/>
    <w:rsid w:val="00160B67"/>
    <w:rsid w:val="00166461"/>
    <w:rsid w:val="00170E6C"/>
    <w:rsid w:val="00171E14"/>
    <w:rsid w:val="001734DE"/>
    <w:rsid w:val="00174A7A"/>
    <w:rsid w:val="0018289B"/>
    <w:rsid w:val="00182D07"/>
    <w:rsid w:val="00183E96"/>
    <w:rsid w:val="00184D69"/>
    <w:rsid w:val="00191727"/>
    <w:rsid w:val="00191991"/>
    <w:rsid w:val="00192818"/>
    <w:rsid w:val="001950F8"/>
    <w:rsid w:val="00195314"/>
    <w:rsid w:val="00196B82"/>
    <w:rsid w:val="001A0273"/>
    <w:rsid w:val="001A196F"/>
    <w:rsid w:val="001A2333"/>
    <w:rsid w:val="001A2829"/>
    <w:rsid w:val="001A4115"/>
    <w:rsid w:val="001A56B8"/>
    <w:rsid w:val="001A6C70"/>
    <w:rsid w:val="001B28D8"/>
    <w:rsid w:val="001B34E7"/>
    <w:rsid w:val="001B48F6"/>
    <w:rsid w:val="001B517C"/>
    <w:rsid w:val="001B5E8C"/>
    <w:rsid w:val="001B60D2"/>
    <w:rsid w:val="001B714B"/>
    <w:rsid w:val="001B71FA"/>
    <w:rsid w:val="001C232D"/>
    <w:rsid w:val="001C308D"/>
    <w:rsid w:val="001D0140"/>
    <w:rsid w:val="001D365D"/>
    <w:rsid w:val="001D7E6D"/>
    <w:rsid w:val="001E005E"/>
    <w:rsid w:val="001E3663"/>
    <w:rsid w:val="001F052F"/>
    <w:rsid w:val="001F1F3D"/>
    <w:rsid w:val="001F67E3"/>
    <w:rsid w:val="001F6DCF"/>
    <w:rsid w:val="002003C6"/>
    <w:rsid w:val="00201745"/>
    <w:rsid w:val="0020175E"/>
    <w:rsid w:val="00202746"/>
    <w:rsid w:val="002054B9"/>
    <w:rsid w:val="00206780"/>
    <w:rsid w:val="0021001B"/>
    <w:rsid w:val="002132FD"/>
    <w:rsid w:val="00214C4E"/>
    <w:rsid w:val="00216254"/>
    <w:rsid w:val="0021676B"/>
    <w:rsid w:val="00217634"/>
    <w:rsid w:val="00220247"/>
    <w:rsid w:val="002222D2"/>
    <w:rsid w:val="00226456"/>
    <w:rsid w:val="00232DF1"/>
    <w:rsid w:val="002357AB"/>
    <w:rsid w:val="00235BD6"/>
    <w:rsid w:val="00237878"/>
    <w:rsid w:val="00247753"/>
    <w:rsid w:val="00253723"/>
    <w:rsid w:val="0025510D"/>
    <w:rsid w:val="002558F8"/>
    <w:rsid w:val="00256B8A"/>
    <w:rsid w:val="002573DC"/>
    <w:rsid w:val="00257E60"/>
    <w:rsid w:val="00263586"/>
    <w:rsid w:val="002636EB"/>
    <w:rsid w:val="00273D54"/>
    <w:rsid w:val="00275F1A"/>
    <w:rsid w:val="00276AA8"/>
    <w:rsid w:val="002814E3"/>
    <w:rsid w:val="002845BF"/>
    <w:rsid w:val="00287F5C"/>
    <w:rsid w:val="00293B14"/>
    <w:rsid w:val="00294197"/>
    <w:rsid w:val="002A15BD"/>
    <w:rsid w:val="002A20E2"/>
    <w:rsid w:val="002A2285"/>
    <w:rsid w:val="002A27CC"/>
    <w:rsid w:val="002A3690"/>
    <w:rsid w:val="002A5B23"/>
    <w:rsid w:val="002A5FF5"/>
    <w:rsid w:val="002B2446"/>
    <w:rsid w:val="002B264F"/>
    <w:rsid w:val="002B3E00"/>
    <w:rsid w:val="002B4CA4"/>
    <w:rsid w:val="002B54FD"/>
    <w:rsid w:val="002B5CEF"/>
    <w:rsid w:val="002C1963"/>
    <w:rsid w:val="002C2284"/>
    <w:rsid w:val="002C35D0"/>
    <w:rsid w:val="002C4F40"/>
    <w:rsid w:val="002C5D4E"/>
    <w:rsid w:val="002D1535"/>
    <w:rsid w:val="002D16EA"/>
    <w:rsid w:val="002D17DB"/>
    <w:rsid w:val="002D222A"/>
    <w:rsid w:val="002D4A1C"/>
    <w:rsid w:val="002D4B88"/>
    <w:rsid w:val="002D4FA1"/>
    <w:rsid w:val="002D536E"/>
    <w:rsid w:val="002E0509"/>
    <w:rsid w:val="002F00E6"/>
    <w:rsid w:val="002F3352"/>
    <w:rsid w:val="002F4B8A"/>
    <w:rsid w:val="002F696F"/>
    <w:rsid w:val="002F71FF"/>
    <w:rsid w:val="0030069F"/>
    <w:rsid w:val="0030447B"/>
    <w:rsid w:val="00304D89"/>
    <w:rsid w:val="00307317"/>
    <w:rsid w:val="00307A69"/>
    <w:rsid w:val="003103CA"/>
    <w:rsid w:val="00311097"/>
    <w:rsid w:val="003140A8"/>
    <w:rsid w:val="00316749"/>
    <w:rsid w:val="00323EDF"/>
    <w:rsid w:val="00324088"/>
    <w:rsid w:val="0032485C"/>
    <w:rsid w:val="00326363"/>
    <w:rsid w:val="00326AD3"/>
    <w:rsid w:val="00337B73"/>
    <w:rsid w:val="00340F36"/>
    <w:rsid w:val="00341F29"/>
    <w:rsid w:val="003470BD"/>
    <w:rsid w:val="003505DE"/>
    <w:rsid w:val="00350A6F"/>
    <w:rsid w:val="00352CB4"/>
    <w:rsid w:val="00353E4C"/>
    <w:rsid w:val="00356934"/>
    <w:rsid w:val="00360224"/>
    <w:rsid w:val="003637EB"/>
    <w:rsid w:val="003672E9"/>
    <w:rsid w:val="00370A7D"/>
    <w:rsid w:val="00370B47"/>
    <w:rsid w:val="0037177B"/>
    <w:rsid w:val="0037298B"/>
    <w:rsid w:val="003821EC"/>
    <w:rsid w:val="003845AE"/>
    <w:rsid w:val="0038794F"/>
    <w:rsid w:val="00392398"/>
    <w:rsid w:val="003923B4"/>
    <w:rsid w:val="00394800"/>
    <w:rsid w:val="00394835"/>
    <w:rsid w:val="00395414"/>
    <w:rsid w:val="00396214"/>
    <w:rsid w:val="00397978"/>
    <w:rsid w:val="003A1BD5"/>
    <w:rsid w:val="003A20FE"/>
    <w:rsid w:val="003A2403"/>
    <w:rsid w:val="003A2FAF"/>
    <w:rsid w:val="003A3B98"/>
    <w:rsid w:val="003A3E8A"/>
    <w:rsid w:val="003A61A6"/>
    <w:rsid w:val="003C04FA"/>
    <w:rsid w:val="003C35DB"/>
    <w:rsid w:val="003C4FA3"/>
    <w:rsid w:val="003D2FC7"/>
    <w:rsid w:val="003D5FB6"/>
    <w:rsid w:val="003E0CD4"/>
    <w:rsid w:val="003E2CE3"/>
    <w:rsid w:val="003E5C00"/>
    <w:rsid w:val="003F1E7C"/>
    <w:rsid w:val="003F4A80"/>
    <w:rsid w:val="003F4AB9"/>
    <w:rsid w:val="003F6F06"/>
    <w:rsid w:val="003F7231"/>
    <w:rsid w:val="00400252"/>
    <w:rsid w:val="00405DA7"/>
    <w:rsid w:val="00407467"/>
    <w:rsid w:val="00411F11"/>
    <w:rsid w:val="0041209E"/>
    <w:rsid w:val="004120ED"/>
    <w:rsid w:val="004139D7"/>
    <w:rsid w:val="00413A3F"/>
    <w:rsid w:val="004152ED"/>
    <w:rsid w:val="00417F64"/>
    <w:rsid w:val="00421B6C"/>
    <w:rsid w:val="00423FA7"/>
    <w:rsid w:val="00424674"/>
    <w:rsid w:val="00424CF8"/>
    <w:rsid w:val="0043056D"/>
    <w:rsid w:val="00430635"/>
    <w:rsid w:val="00433486"/>
    <w:rsid w:val="004530FD"/>
    <w:rsid w:val="00453F83"/>
    <w:rsid w:val="004540FF"/>
    <w:rsid w:val="00461545"/>
    <w:rsid w:val="004622E7"/>
    <w:rsid w:val="00463175"/>
    <w:rsid w:val="00463DED"/>
    <w:rsid w:val="00465DBE"/>
    <w:rsid w:val="00467154"/>
    <w:rsid w:val="004673E7"/>
    <w:rsid w:val="00474CB3"/>
    <w:rsid w:val="00474F48"/>
    <w:rsid w:val="004806D5"/>
    <w:rsid w:val="00491005"/>
    <w:rsid w:val="00491563"/>
    <w:rsid w:val="00492E25"/>
    <w:rsid w:val="00493B78"/>
    <w:rsid w:val="00497182"/>
    <w:rsid w:val="00497798"/>
    <w:rsid w:val="004A039D"/>
    <w:rsid w:val="004A412B"/>
    <w:rsid w:val="004B6FBA"/>
    <w:rsid w:val="004C70CA"/>
    <w:rsid w:val="004D1BE6"/>
    <w:rsid w:val="004D4915"/>
    <w:rsid w:val="004D49D6"/>
    <w:rsid w:val="004E2388"/>
    <w:rsid w:val="004E47BA"/>
    <w:rsid w:val="004E4949"/>
    <w:rsid w:val="004E6805"/>
    <w:rsid w:val="004F00EB"/>
    <w:rsid w:val="004F159A"/>
    <w:rsid w:val="00503BAC"/>
    <w:rsid w:val="00503D47"/>
    <w:rsid w:val="00504125"/>
    <w:rsid w:val="005044CD"/>
    <w:rsid w:val="0050552D"/>
    <w:rsid w:val="00505E1A"/>
    <w:rsid w:val="00511A57"/>
    <w:rsid w:val="00513F9E"/>
    <w:rsid w:val="005174AB"/>
    <w:rsid w:val="00521A65"/>
    <w:rsid w:val="00522D66"/>
    <w:rsid w:val="00523E75"/>
    <w:rsid w:val="00523EC1"/>
    <w:rsid w:val="005305FE"/>
    <w:rsid w:val="00540C16"/>
    <w:rsid w:val="005448E9"/>
    <w:rsid w:val="00544F40"/>
    <w:rsid w:val="00545AD0"/>
    <w:rsid w:val="0054655B"/>
    <w:rsid w:val="005475BC"/>
    <w:rsid w:val="005504F6"/>
    <w:rsid w:val="00550E4B"/>
    <w:rsid w:val="005537A8"/>
    <w:rsid w:val="00553A0A"/>
    <w:rsid w:val="00554BA6"/>
    <w:rsid w:val="005557C0"/>
    <w:rsid w:val="00556962"/>
    <w:rsid w:val="00556DCF"/>
    <w:rsid w:val="00560DE9"/>
    <w:rsid w:val="005746DA"/>
    <w:rsid w:val="00574EEA"/>
    <w:rsid w:val="0058327A"/>
    <w:rsid w:val="00586748"/>
    <w:rsid w:val="00590003"/>
    <w:rsid w:val="00591E1C"/>
    <w:rsid w:val="005A4CA5"/>
    <w:rsid w:val="005A73C7"/>
    <w:rsid w:val="005B18A6"/>
    <w:rsid w:val="005B2770"/>
    <w:rsid w:val="005B2D8C"/>
    <w:rsid w:val="005B5530"/>
    <w:rsid w:val="005B66AD"/>
    <w:rsid w:val="005B7839"/>
    <w:rsid w:val="005C2BDD"/>
    <w:rsid w:val="005C4AD2"/>
    <w:rsid w:val="005C65B8"/>
    <w:rsid w:val="005D01B6"/>
    <w:rsid w:val="005D05BF"/>
    <w:rsid w:val="005D20F6"/>
    <w:rsid w:val="005E1CE8"/>
    <w:rsid w:val="005F0973"/>
    <w:rsid w:val="00600050"/>
    <w:rsid w:val="006003BD"/>
    <w:rsid w:val="00602729"/>
    <w:rsid w:val="00602F4D"/>
    <w:rsid w:val="00603C8D"/>
    <w:rsid w:val="00604D99"/>
    <w:rsid w:val="0060724C"/>
    <w:rsid w:val="0060746D"/>
    <w:rsid w:val="0060764F"/>
    <w:rsid w:val="00611F60"/>
    <w:rsid w:val="006125B7"/>
    <w:rsid w:val="00613F82"/>
    <w:rsid w:val="006204CC"/>
    <w:rsid w:val="00620C61"/>
    <w:rsid w:val="00624CF2"/>
    <w:rsid w:val="00626324"/>
    <w:rsid w:val="00630872"/>
    <w:rsid w:val="00631005"/>
    <w:rsid w:val="0063135E"/>
    <w:rsid w:val="006338A4"/>
    <w:rsid w:val="00633A78"/>
    <w:rsid w:val="00633ACA"/>
    <w:rsid w:val="0063435E"/>
    <w:rsid w:val="00637439"/>
    <w:rsid w:val="00642ECB"/>
    <w:rsid w:val="0065147C"/>
    <w:rsid w:val="00654830"/>
    <w:rsid w:val="00654ACB"/>
    <w:rsid w:val="00656D74"/>
    <w:rsid w:val="00663AE6"/>
    <w:rsid w:val="00665880"/>
    <w:rsid w:val="00666A1B"/>
    <w:rsid w:val="00667003"/>
    <w:rsid w:val="00670739"/>
    <w:rsid w:val="00671DAD"/>
    <w:rsid w:val="00680007"/>
    <w:rsid w:val="0068182B"/>
    <w:rsid w:val="006827D5"/>
    <w:rsid w:val="00686E9A"/>
    <w:rsid w:val="00691846"/>
    <w:rsid w:val="00691B35"/>
    <w:rsid w:val="0069446B"/>
    <w:rsid w:val="0069483C"/>
    <w:rsid w:val="006969E4"/>
    <w:rsid w:val="006A2A8A"/>
    <w:rsid w:val="006A378A"/>
    <w:rsid w:val="006A57A8"/>
    <w:rsid w:val="006A65A5"/>
    <w:rsid w:val="006A6B73"/>
    <w:rsid w:val="006B0EEC"/>
    <w:rsid w:val="006B171E"/>
    <w:rsid w:val="006B38C2"/>
    <w:rsid w:val="006C318C"/>
    <w:rsid w:val="006C3545"/>
    <w:rsid w:val="006C4607"/>
    <w:rsid w:val="006C6B13"/>
    <w:rsid w:val="006C7132"/>
    <w:rsid w:val="006C736C"/>
    <w:rsid w:val="006D2117"/>
    <w:rsid w:val="006D39E0"/>
    <w:rsid w:val="006D40F7"/>
    <w:rsid w:val="006D4837"/>
    <w:rsid w:val="006D4ADC"/>
    <w:rsid w:val="006D66EA"/>
    <w:rsid w:val="006E1AA0"/>
    <w:rsid w:val="006E3CE7"/>
    <w:rsid w:val="006E5749"/>
    <w:rsid w:val="006E61CE"/>
    <w:rsid w:val="006E6835"/>
    <w:rsid w:val="006F011E"/>
    <w:rsid w:val="006F06A7"/>
    <w:rsid w:val="006F23E1"/>
    <w:rsid w:val="006F43B9"/>
    <w:rsid w:val="006F538E"/>
    <w:rsid w:val="006F6E9F"/>
    <w:rsid w:val="00701B65"/>
    <w:rsid w:val="007033C0"/>
    <w:rsid w:val="0070791B"/>
    <w:rsid w:val="00710D16"/>
    <w:rsid w:val="0071418B"/>
    <w:rsid w:val="00717155"/>
    <w:rsid w:val="007177B1"/>
    <w:rsid w:val="00720220"/>
    <w:rsid w:val="00720EE5"/>
    <w:rsid w:val="007220D1"/>
    <w:rsid w:val="00726D8D"/>
    <w:rsid w:val="00734314"/>
    <w:rsid w:val="007432CF"/>
    <w:rsid w:val="007441B8"/>
    <w:rsid w:val="007459DC"/>
    <w:rsid w:val="007460C4"/>
    <w:rsid w:val="00747BC0"/>
    <w:rsid w:val="00750C39"/>
    <w:rsid w:val="00751C17"/>
    <w:rsid w:val="0075297C"/>
    <w:rsid w:val="00753D7A"/>
    <w:rsid w:val="00754DF2"/>
    <w:rsid w:val="00756BFF"/>
    <w:rsid w:val="00760E04"/>
    <w:rsid w:val="0076598A"/>
    <w:rsid w:val="00766D30"/>
    <w:rsid w:val="007676AC"/>
    <w:rsid w:val="00771CD5"/>
    <w:rsid w:val="007720AD"/>
    <w:rsid w:val="00772BBD"/>
    <w:rsid w:val="00775355"/>
    <w:rsid w:val="00776D86"/>
    <w:rsid w:val="0078011C"/>
    <w:rsid w:val="00780EE0"/>
    <w:rsid w:val="007812FF"/>
    <w:rsid w:val="00781CE0"/>
    <w:rsid w:val="0078538C"/>
    <w:rsid w:val="007854E4"/>
    <w:rsid w:val="00787DF6"/>
    <w:rsid w:val="00790751"/>
    <w:rsid w:val="007918DE"/>
    <w:rsid w:val="00791EAF"/>
    <w:rsid w:val="00793C4C"/>
    <w:rsid w:val="007976B5"/>
    <w:rsid w:val="007A307F"/>
    <w:rsid w:val="007A4D2B"/>
    <w:rsid w:val="007A5AD4"/>
    <w:rsid w:val="007A6DF9"/>
    <w:rsid w:val="007B2D21"/>
    <w:rsid w:val="007B5BDE"/>
    <w:rsid w:val="007B648A"/>
    <w:rsid w:val="007B7584"/>
    <w:rsid w:val="007C15F8"/>
    <w:rsid w:val="007C1C75"/>
    <w:rsid w:val="007D32C5"/>
    <w:rsid w:val="007D41B1"/>
    <w:rsid w:val="007D5F01"/>
    <w:rsid w:val="007D6387"/>
    <w:rsid w:val="007D6705"/>
    <w:rsid w:val="007D7261"/>
    <w:rsid w:val="007E6828"/>
    <w:rsid w:val="007F1B61"/>
    <w:rsid w:val="007F1C8D"/>
    <w:rsid w:val="007F4177"/>
    <w:rsid w:val="007F417D"/>
    <w:rsid w:val="007F57E4"/>
    <w:rsid w:val="007F6ED5"/>
    <w:rsid w:val="007F71CC"/>
    <w:rsid w:val="00802E33"/>
    <w:rsid w:val="0080630C"/>
    <w:rsid w:val="0082459B"/>
    <w:rsid w:val="00824E61"/>
    <w:rsid w:val="00825A9F"/>
    <w:rsid w:val="0082678A"/>
    <w:rsid w:val="00830A8C"/>
    <w:rsid w:val="00831290"/>
    <w:rsid w:val="008313A0"/>
    <w:rsid w:val="0083218D"/>
    <w:rsid w:val="00833C1A"/>
    <w:rsid w:val="0083423B"/>
    <w:rsid w:val="00835F24"/>
    <w:rsid w:val="00835F3E"/>
    <w:rsid w:val="00840657"/>
    <w:rsid w:val="00842073"/>
    <w:rsid w:val="00842250"/>
    <w:rsid w:val="00842C9C"/>
    <w:rsid w:val="00843037"/>
    <w:rsid w:val="00843E84"/>
    <w:rsid w:val="00847237"/>
    <w:rsid w:val="008573E8"/>
    <w:rsid w:val="0086054E"/>
    <w:rsid w:val="00863BFC"/>
    <w:rsid w:val="00871043"/>
    <w:rsid w:val="00872006"/>
    <w:rsid w:val="008736C4"/>
    <w:rsid w:val="00881E9E"/>
    <w:rsid w:val="00882888"/>
    <w:rsid w:val="008828BA"/>
    <w:rsid w:val="00885190"/>
    <w:rsid w:val="00886792"/>
    <w:rsid w:val="0089074A"/>
    <w:rsid w:val="0089100A"/>
    <w:rsid w:val="008940F2"/>
    <w:rsid w:val="00894D40"/>
    <w:rsid w:val="008A20E0"/>
    <w:rsid w:val="008A531F"/>
    <w:rsid w:val="008A5EA7"/>
    <w:rsid w:val="008B3CF9"/>
    <w:rsid w:val="008B54CC"/>
    <w:rsid w:val="008C1036"/>
    <w:rsid w:val="008C2497"/>
    <w:rsid w:val="008C4CE0"/>
    <w:rsid w:val="008D02EF"/>
    <w:rsid w:val="008D40BB"/>
    <w:rsid w:val="008D46B5"/>
    <w:rsid w:val="008D4BFD"/>
    <w:rsid w:val="008E599B"/>
    <w:rsid w:val="008F1505"/>
    <w:rsid w:val="008F3AF8"/>
    <w:rsid w:val="008F5470"/>
    <w:rsid w:val="00900CD3"/>
    <w:rsid w:val="00902043"/>
    <w:rsid w:val="00902FB4"/>
    <w:rsid w:val="009036EA"/>
    <w:rsid w:val="00907B88"/>
    <w:rsid w:val="009102CD"/>
    <w:rsid w:val="0091040B"/>
    <w:rsid w:val="0091063D"/>
    <w:rsid w:val="00910B4F"/>
    <w:rsid w:val="009111E3"/>
    <w:rsid w:val="00911BBC"/>
    <w:rsid w:val="00912570"/>
    <w:rsid w:val="00917444"/>
    <w:rsid w:val="00917832"/>
    <w:rsid w:val="009200D8"/>
    <w:rsid w:val="0092569F"/>
    <w:rsid w:val="009260C1"/>
    <w:rsid w:val="0093320F"/>
    <w:rsid w:val="00933ABA"/>
    <w:rsid w:val="00935BBF"/>
    <w:rsid w:val="00940310"/>
    <w:rsid w:val="00944992"/>
    <w:rsid w:val="00945C26"/>
    <w:rsid w:val="00952192"/>
    <w:rsid w:val="00953ED3"/>
    <w:rsid w:val="00956AB3"/>
    <w:rsid w:val="009572FA"/>
    <w:rsid w:val="009601F0"/>
    <w:rsid w:val="00960DAC"/>
    <w:rsid w:val="009639E6"/>
    <w:rsid w:val="009720C3"/>
    <w:rsid w:val="009725FB"/>
    <w:rsid w:val="00973294"/>
    <w:rsid w:val="00991705"/>
    <w:rsid w:val="009927F5"/>
    <w:rsid w:val="0099312F"/>
    <w:rsid w:val="00993F32"/>
    <w:rsid w:val="009941B1"/>
    <w:rsid w:val="009A071C"/>
    <w:rsid w:val="009A166F"/>
    <w:rsid w:val="009A23E3"/>
    <w:rsid w:val="009A3F9B"/>
    <w:rsid w:val="009A56BB"/>
    <w:rsid w:val="009A64B9"/>
    <w:rsid w:val="009B1F70"/>
    <w:rsid w:val="009B374A"/>
    <w:rsid w:val="009B685E"/>
    <w:rsid w:val="009C6803"/>
    <w:rsid w:val="009D1503"/>
    <w:rsid w:val="009D1A04"/>
    <w:rsid w:val="009D2534"/>
    <w:rsid w:val="009D3CAA"/>
    <w:rsid w:val="009D46C6"/>
    <w:rsid w:val="009E68BF"/>
    <w:rsid w:val="009E6CFF"/>
    <w:rsid w:val="009E7182"/>
    <w:rsid w:val="009F055A"/>
    <w:rsid w:val="009F0BB2"/>
    <w:rsid w:val="009F1C5F"/>
    <w:rsid w:val="009F29F6"/>
    <w:rsid w:val="009F6CFC"/>
    <w:rsid w:val="00A00EF6"/>
    <w:rsid w:val="00A060AF"/>
    <w:rsid w:val="00A06C79"/>
    <w:rsid w:val="00A10326"/>
    <w:rsid w:val="00A10FAA"/>
    <w:rsid w:val="00A11079"/>
    <w:rsid w:val="00A11B95"/>
    <w:rsid w:val="00A11EC9"/>
    <w:rsid w:val="00A136B0"/>
    <w:rsid w:val="00A13835"/>
    <w:rsid w:val="00A16704"/>
    <w:rsid w:val="00A16C0D"/>
    <w:rsid w:val="00A21A9E"/>
    <w:rsid w:val="00A224F5"/>
    <w:rsid w:val="00A2287B"/>
    <w:rsid w:val="00A22FBA"/>
    <w:rsid w:val="00A26CFD"/>
    <w:rsid w:val="00A315DD"/>
    <w:rsid w:val="00A31D2F"/>
    <w:rsid w:val="00A34B02"/>
    <w:rsid w:val="00A34B26"/>
    <w:rsid w:val="00A4330C"/>
    <w:rsid w:val="00A45F02"/>
    <w:rsid w:val="00A5272E"/>
    <w:rsid w:val="00A606E0"/>
    <w:rsid w:val="00A6140D"/>
    <w:rsid w:val="00A616DD"/>
    <w:rsid w:val="00A646F4"/>
    <w:rsid w:val="00A65D9B"/>
    <w:rsid w:val="00A66EB5"/>
    <w:rsid w:val="00A67020"/>
    <w:rsid w:val="00A67638"/>
    <w:rsid w:val="00A6768C"/>
    <w:rsid w:val="00A67800"/>
    <w:rsid w:val="00A717B3"/>
    <w:rsid w:val="00A71A20"/>
    <w:rsid w:val="00A75ADA"/>
    <w:rsid w:val="00A77B1A"/>
    <w:rsid w:val="00A8136F"/>
    <w:rsid w:val="00A82DD8"/>
    <w:rsid w:val="00A84328"/>
    <w:rsid w:val="00A8656F"/>
    <w:rsid w:val="00A86AEC"/>
    <w:rsid w:val="00A94D30"/>
    <w:rsid w:val="00A977E5"/>
    <w:rsid w:val="00A97CFC"/>
    <w:rsid w:val="00AB5523"/>
    <w:rsid w:val="00AB55EA"/>
    <w:rsid w:val="00AB584E"/>
    <w:rsid w:val="00AC0DBC"/>
    <w:rsid w:val="00AC21CE"/>
    <w:rsid w:val="00AC6D23"/>
    <w:rsid w:val="00AD0B2C"/>
    <w:rsid w:val="00AD2D26"/>
    <w:rsid w:val="00AD3348"/>
    <w:rsid w:val="00AD7BD7"/>
    <w:rsid w:val="00AE7FF4"/>
    <w:rsid w:val="00AF3150"/>
    <w:rsid w:val="00AF3802"/>
    <w:rsid w:val="00AF3E59"/>
    <w:rsid w:val="00AF615E"/>
    <w:rsid w:val="00B03994"/>
    <w:rsid w:val="00B0403B"/>
    <w:rsid w:val="00B041AA"/>
    <w:rsid w:val="00B045E4"/>
    <w:rsid w:val="00B0694F"/>
    <w:rsid w:val="00B115B0"/>
    <w:rsid w:val="00B11B33"/>
    <w:rsid w:val="00B11D39"/>
    <w:rsid w:val="00B1359E"/>
    <w:rsid w:val="00B13BC7"/>
    <w:rsid w:val="00B22668"/>
    <w:rsid w:val="00B2546B"/>
    <w:rsid w:val="00B26FC9"/>
    <w:rsid w:val="00B27AAD"/>
    <w:rsid w:val="00B32A8C"/>
    <w:rsid w:val="00B36355"/>
    <w:rsid w:val="00B407D4"/>
    <w:rsid w:val="00B4297F"/>
    <w:rsid w:val="00B444B9"/>
    <w:rsid w:val="00B4521E"/>
    <w:rsid w:val="00B52BCC"/>
    <w:rsid w:val="00B550C2"/>
    <w:rsid w:val="00B5669F"/>
    <w:rsid w:val="00B570D0"/>
    <w:rsid w:val="00B571D1"/>
    <w:rsid w:val="00B57E66"/>
    <w:rsid w:val="00B60304"/>
    <w:rsid w:val="00B61939"/>
    <w:rsid w:val="00B61FA6"/>
    <w:rsid w:val="00B62434"/>
    <w:rsid w:val="00B64177"/>
    <w:rsid w:val="00B64EE2"/>
    <w:rsid w:val="00B65531"/>
    <w:rsid w:val="00B65C20"/>
    <w:rsid w:val="00B67013"/>
    <w:rsid w:val="00B6726F"/>
    <w:rsid w:val="00B708F1"/>
    <w:rsid w:val="00B71A6C"/>
    <w:rsid w:val="00B750DD"/>
    <w:rsid w:val="00B81E62"/>
    <w:rsid w:val="00B82D6B"/>
    <w:rsid w:val="00B842AC"/>
    <w:rsid w:val="00B91C08"/>
    <w:rsid w:val="00B96386"/>
    <w:rsid w:val="00BA1D04"/>
    <w:rsid w:val="00BA2A20"/>
    <w:rsid w:val="00BA38A6"/>
    <w:rsid w:val="00BA3F7E"/>
    <w:rsid w:val="00BA6BAF"/>
    <w:rsid w:val="00BB0F9C"/>
    <w:rsid w:val="00BB531B"/>
    <w:rsid w:val="00BC105A"/>
    <w:rsid w:val="00BC1946"/>
    <w:rsid w:val="00BC4399"/>
    <w:rsid w:val="00BC5497"/>
    <w:rsid w:val="00BC6139"/>
    <w:rsid w:val="00BC6D29"/>
    <w:rsid w:val="00BD1270"/>
    <w:rsid w:val="00BD27EA"/>
    <w:rsid w:val="00BD30DB"/>
    <w:rsid w:val="00BD6F00"/>
    <w:rsid w:val="00BE3185"/>
    <w:rsid w:val="00BE48AC"/>
    <w:rsid w:val="00BE64BC"/>
    <w:rsid w:val="00BF017E"/>
    <w:rsid w:val="00BF0FB6"/>
    <w:rsid w:val="00BF3682"/>
    <w:rsid w:val="00BF7941"/>
    <w:rsid w:val="00BF7C5B"/>
    <w:rsid w:val="00C00E19"/>
    <w:rsid w:val="00C01652"/>
    <w:rsid w:val="00C06353"/>
    <w:rsid w:val="00C12889"/>
    <w:rsid w:val="00C137B2"/>
    <w:rsid w:val="00C13CC9"/>
    <w:rsid w:val="00C15D3C"/>
    <w:rsid w:val="00C16284"/>
    <w:rsid w:val="00C17D6F"/>
    <w:rsid w:val="00C2317A"/>
    <w:rsid w:val="00C2629A"/>
    <w:rsid w:val="00C2741D"/>
    <w:rsid w:val="00C30E8C"/>
    <w:rsid w:val="00C32512"/>
    <w:rsid w:val="00C3410B"/>
    <w:rsid w:val="00C37ADB"/>
    <w:rsid w:val="00C40F9F"/>
    <w:rsid w:val="00C434B0"/>
    <w:rsid w:val="00C47E38"/>
    <w:rsid w:val="00C54C4F"/>
    <w:rsid w:val="00C56725"/>
    <w:rsid w:val="00C57EFB"/>
    <w:rsid w:val="00C61702"/>
    <w:rsid w:val="00C62014"/>
    <w:rsid w:val="00C623F9"/>
    <w:rsid w:val="00C626D7"/>
    <w:rsid w:val="00C662C9"/>
    <w:rsid w:val="00C66D3A"/>
    <w:rsid w:val="00C67FF7"/>
    <w:rsid w:val="00C7096E"/>
    <w:rsid w:val="00C717EA"/>
    <w:rsid w:val="00C73A48"/>
    <w:rsid w:val="00C75569"/>
    <w:rsid w:val="00C7658C"/>
    <w:rsid w:val="00C76DB9"/>
    <w:rsid w:val="00C862A5"/>
    <w:rsid w:val="00C862F1"/>
    <w:rsid w:val="00C91DE3"/>
    <w:rsid w:val="00C9342E"/>
    <w:rsid w:val="00C93707"/>
    <w:rsid w:val="00C9448F"/>
    <w:rsid w:val="00C95DB5"/>
    <w:rsid w:val="00C97A5B"/>
    <w:rsid w:val="00CA0210"/>
    <w:rsid w:val="00CA5FCE"/>
    <w:rsid w:val="00CA60C4"/>
    <w:rsid w:val="00CA6103"/>
    <w:rsid w:val="00CA6EED"/>
    <w:rsid w:val="00CB6C79"/>
    <w:rsid w:val="00CC2527"/>
    <w:rsid w:val="00CC67C3"/>
    <w:rsid w:val="00CD315E"/>
    <w:rsid w:val="00CD3A27"/>
    <w:rsid w:val="00CE0D23"/>
    <w:rsid w:val="00CE433F"/>
    <w:rsid w:val="00CE644E"/>
    <w:rsid w:val="00CE7473"/>
    <w:rsid w:val="00CE74D7"/>
    <w:rsid w:val="00CF004A"/>
    <w:rsid w:val="00CF0ADA"/>
    <w:rsid w:val="00CF135E"/>
    <w:rsid w:val="00CF4850"/>
    <w:rsid w:val="00CF4B7E"/>
    <w:rsid w:val="00D0098B"/>
    <w:rsid w:val="00D1021A"/>
    <w:rsid w:val="00D10B42"/>
    <w:rsid w:val="00D126B0"/>
    <w:rsid w:val="00D158FF"/>
    <w:rsid w:val="00D2185F"/>
    <w:rsid w:val="00D21A81"/>
    <w:rsid w:val="00D23D41"/>
    <w:rsid w:val="00D24401"/>
    <w:rsid w:val="00D2556A"/>
    <w:rsid w:val="00D32806"/>
    <w:rsid w:val="00D33311"/>
    <w:rsid w:val="00D341E4"/>
    <w:rsid w:val="00D45918"/>
    <w:rsid w:val="00D46C7E"/>
    <w:rsid w:val="00D46F5B"/>
    <w:rsid w:val="00D475D4"/>
    <w:rsid w:val="00D47B0F"/>
    <w:rsid w:val="00D5144A"/>
    <w:rsid w:val="00D51E62"/>
    <w:rsid w:val="00D532B5"/>
    <w:rsid w:val="00D54A62"/>
    <w:rsid w:val="00D55164"/>
    <w:rsid w:val="00D5628F"/>
    <w:rsid w:val="00D565E8"/>
    <w:rsid w:val="00D57F9D"/>
    <w:rsid w:val="00D61232"/>
    <w:rsid w:val="00D6312E"/>
    <w:rsid w:val="00D63D90"/>
    <w:rsid w:val="00D63D91"/>
    <w:rsid w:val="00D64BB2"/>
    <w:rsid w:val="00D65EA2"/>
    <w:rsid w:val="00D672DA"/>
    <w:rsid w:val="00D7423A"/>
    <w:rsid w:val="00D7707E"/>
    <w:rsid w:val="00D77FFC"/>
    <w:rsid w:val="00D80952"/>
    <w:rsid w:val="00D81255"/>
    <w:rsid w:val="00D83FAF"/>
    <w:rsid w:val="00D872F5"/>
    <w:rsid w:val="00D92B56"/>
    <w:rsid w:val="00D9754B"/>
    <w:rsid w:val="00DA159F"/>
    <w:rsid w:val="00DA2DAE"/>
    <w:rsid w:val="00DA4A3E"/>
    <w:rsid w:val="00DB092B"/>
    <w:rsid w:val="00DB1155"/>
    <w:rsid w:val="00DB493F"/>
    <w:rsid w:val="00DB5105"/>
    <w:rsid w:val="00DB5250"/>
    <w:rsid w:val="00DB6D9E"/>
    <w:rsid w:val="00DB7159"/>
    <w:rsid w:val="00DC2C09"/>
    <w:rsid w:val="00DC5172"/>
    <w:rsid w:val="00DC69FE"/>
    <w:rsid w:val="00DD3708"/>
    <w:rsid w:val="00DD573D"/>
    <w:rsid w:val="00DE0E7A"/>
    <w:rsid w:val="00DF1140"/>
    <w:rsid w:val="00DF16FA"/>
    <w:rsid w:val="00DF4D02"/>
    <w:rsid w:val="00DF6F41"/>
    <w:rsid w:val="00E00715"/>
    <w:rsid w:val="00E02274"/>
    <w:rsid w:val="00E10657"/>
    <w:rsid w:val="00E17169"/>
    <w:rsid w:val="00E20189"/>
    <w:rsid w:val="00E22341"/>
    <w:rsid w:val="00E26731"/>
    <w:rsid w:val="00E31FC5"/>
    <w:rsid w:val="00E36143"/>
    <w:rsid w:val="00E3624D"/>
    <w:rsid w:val="00E36D2E"/>
    <w:rsid w:val="00E40832"/>
    <w:rsid w:val="00E428D6"/>
    <w:rsid w:val="00E4351B"/>
    <w:rsid w:val="00E502B4"/>
    <w:rsid w:val="00E52FF6"/>
    <w:rsid w:val="00E53F6E"/>
    <w:rsid w:val="00E549BD"/>
    <w:rsid w:val="00E54C2A"/>
    <w:rsid w:val="00E55589"/>
    <w:rsid w:val="00E5572E"/>
    <w:rsid w:val="00E56B27"/>
    <w:rsid w:val="00E63C18"/>
    <w:rsid w:val="00E65094"/>
    <w:rsid w:val="00E6650D"/>
    <w:rsid w:val="00E710FF"/>
    <w:rsid w:val="00E72BE1"/>
    <w:rsid w:val="00E75644"/>
    <w:rsid w:val="00E767E8"/>
    <w:rsid w:val="00E8057E"/>
    <w:rsid w:val="00E807A6"/>
    <w:rsid w:val="00E80FD1"/>
    <w:rsid w:val="00E81C22"/>
    <w:rsid w:val="00E846A0"/>
    <w:rsid w:val="00E904E2"/>
    <w:rsid w:val="00E915E0"/>
    <w:rsid w:val="00E93365"/>
    <w:rsid w:val="00E941E9"/>
    <w:rsid w:val="00E97DE2"/>
    <w:rsid w:val="00EA05C0"/>
    <w:rsid w:val="00EA3918"/>
    <w:rsid w:val="00EA5C38"/>
    <w:rsid w:val="00EB2E98"/>
    <w:rsid w:val="00EB3B4D"/>
    <w:rsid w:val="00EB3B80"/>
    <w:rsid w:val="00EB3D05"/>
    <w:rsid w:val="00EB7268"/>
    <w:rsid w:val="00EB79A0"/>
    <w:rsid w:val="00EC01D6"/>
    <w:rsid w:val="00EC02FA"/>
    <w:rsid w:val="00EC1E8C"/>
    <w:rsid w:val="00EC1FDC"/>
    <w:rsid w:val="00EC3CD9"/>
    <w:rsid w:val="00EC53C6"/>
    <w:rsid w:val="00ED146B"/>
    <w:rsid w:val="00ED28AE"/>
    <w:rsid w:val="00ED3357"/>
    <w:rsid w:val="00ED4566"/>
    <w:rsid w:val="00ED46AC"/>
    <w:rsid w:val="00ED609D"/>
    <w:rsid w:val="00ED7B17"/>
    <w:rsid w:val="00EE00E4"/>
    <w:rsid w:val="00EE1865"/>
    <w:rsid w:val="00EE3E9D"/>
    <w:rsid w:val="00EE460D"/>
    <w:rsid w:val="00EF4144"/>
    <w:rsid w:val="00EF42FD"/>
    <w:rsid w:val="00EF49A0"/>
    <w:rsid w:val="00EF56B4"/>
    <w:rsid w:val="00EF5EEF"/>
    <w:rsid w:val="00EF6F39"/>
    <w:rsid w:val="00EF7B53"/>
    <w:rsid w:val="00EF7C22"/>
    <w:rsid w:val="00F059A1"/>
    <w:rsid w:val="00F1328E"/>
    <w:rsid w:val="00F145A8"/>
    <w:rsid w:val="00F255A5"/>
    <w:rsid w:val="00F25632"/>
    <w:rsid w:val="00F25B64"/>
    <w:rsid w:val="00F3059C"/>
    <w:rsid w:val="00F37D00"/>
    <w:rsid w:val="00F408B7"/>
    <w:rsid w:val="00F44D07"/>
    <w:rsid w:val="00F50F44"/>
    <w:rsid w:val="00F5120F"/>
    <w:rsid w:val="00F5366E"/>
    <w:rsid w:val="00F5713A"/>
    <w:rsid w:val="00F62096"/>
    <w:rsid w:val="00F62DB6"/>
    <w:rsid w:val="00F6360F"/>
    <w:rsid w:val="00F6508C"/>
    <w:rsid w:val="00F65E2C"/>
    <w:rsid w:val="00F677B4"/>
    <w:rsid w:val="00F67F68"/>
    <w:rsid w:val="00F67FC5"/>
    <w:rsid w:val="00F718AB"/>
    <w:rsid w:val="00F72271"/>
    <w:rsid w:val="00F74C73"/>
    <w:rsid w:val="00F75D0F"/>
    <w:rsid w:val="00F75F54"/>
    <w:rsid w:val="00F76041"/>
    <w:rsid w:val="00F813C1"/>
    <w:rsid w:val="00F82311"/>
    <w:rsid w:val="00F829DD"/>
    <w:rsid w:val="00F83B99"/>
    <w:rsid w:val="00F84892"/>
    <w:rsid w:val="00F84C27"/>
    <w:rsid w:val="00F85A1A"/>
    <w:rsid w:val="00F8646B"/>
    <w:rsid w:val="00F9124C"/>
    <w:rsid w:val="00F936FD"/>
    <w:rsid w:val="00F937D8"/>
    <w:rsid w:val="00FA7FBE"/>
    <w:rsid w:val="00FB01FC"/>
    <w:rsid w:val="00FB25D3"/>
    <w:rsid w:val="00FB25E3"/>
    <w:rsid w:val="00FB29E9"/>
    <w:rsid w:val="00FB2B6F"/>
    <w:rsid w:val="00FC4F9C"/>
    <w:rsid w:val="00FC73C5"/>
    <w:rsid w:val="00FE6C60"/>
    <w:rsid w:val="00FF120C"/>
    <w:rsid w:val="00FF348F"/>
    <w:rsid w:val="00FF4936"/>
    <w:rsid w:val="00FF7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3C1FA8"/>
  <w15:docId w15:val="{5850D29F-76EE-4369-B0B8-2802D9E6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12889"/>
    <w:pPr>
      <w:spacing w:after="60"/>
      <w:jc w:val="both"/>
    </w:pPr>
    <w:rPr>
      <w:sz w:val="28"/>
      <w:szCs w:val="24"/>
    </w:rPr>
  </w:style>
  <w:style w:type="paragraph" w:styleId="10">
    <w:name w:val="heading 1"/>
    <w:next w:val="a3"/>
    <w:link w:val="11"/>
    <w:qFormat/>
    <w:rsid w:val="008F1505"/>
    <w:pPr>
      <w:keepNext/>
      <w:numPr>
        <w:numId w:val="4"/>
      </w:numPr>
      <w:tabs>
        <w:tab w:val="left" w:pos="720"/>
      </w:tabs>
      <w:spacing w:before="240" w:after="120"/>
      <w:outlineLvl w:val="0"/>
    </w:pPr>
    <w:rPr>
      <w:rFonts w:cs="Arial"/>
      <w:b/>
      <w:bCs/>
      <w:kern w:val="32"/>
      <w:sz w:val="32"/>
      <w:szCs w:val="28"/>
    </w:rPr>
  </w:style>
  <w:style w:type="paragraph" w:styleId="20">
    <w:name w:val="heading 2"/>
    <w:basedOn w:val="a3"/>
    <w:next w:val="a3"/>
    <w:link w:val="21"/>
    <w:qFormat/>
    <w:rsid w:val="00D32806"/>
    <w:pPr>
      <w:keepNext/>
      <w:numPr>
        <w:ilvl w:val="1"/>
        <w:numId w:val="4"/>
      </w:numPr>
      <w:tabs>
        <w:tab w:val="clear" w:pos="792"/>
        <w:tab w:val="left" w:pos="426"/>
      </w:tabs>
      <w:spacing w:before="120" w:after="0"/>
      <w:ind w:left="720" w:hanging="720"/>
      <w:jc w:val="left"/>
      <w:outlineLvl w:val="1"/>
    </w:pPr>
    <w:rPr>
      <w:rFonts w:ascii="Proxima Nova Rg" w:hAnsi="Proxima Nova Rg" w:cs="Arial"/>
      <w:b/>
      <w:bCs/>
      <w:kern w:val="32"/>
      <w:szCs w:val="28"/>
    </w:rPr>
  </w:style>
  <w:style w:type="paragraph" w:styleId="30">
    <w:name w:val="heading 3"/>
    <w:next w:val="a3"/>
    <w:qFormat/>
    <w:rsid w:val="006D4837"/>
    <w:pPr>
      <w:keepNext/>
      <w:tabs>
        <w:tab w:val="left" w:pos="720"/>
      </w:tabs>
      <w:spacing w:before="120" w:after="60"/>
      <w:ind w:left="720"/>
      <w:outlineLvl w:val="2"/>
    </w:pPr>
    <w:rPr>
      <w:rFonts w:ascii="Arial" w:hAnsi="Arial" w:cs="Arial"/>
      <w:b/>
      <w:bCs/>
      <w:kern w:val="32"/>
      <w:sz w:val="22"/>
      <w:szCs w:val="22"/>
    </w:rPr>
  </w:style>
  <w:style w:type="paragraph" w:styleId="4">
    <w:name w:val="heading 4"/>
    <w:basedOn w:val="a3"/>
    <w:next w:val="a3"/>
    <w:link w:val="40"/>
    <w:semiHidden/>
    <w:unhideWhenUsed/>
    <w:qFormat/>
    <w:rsid w:val="00CE64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nhideWhenUsed/>
    <w:qFormat/>
    <w:rsid w:val="000B14C3"/>
    <w:pPr>
      <w:spacing w:before="24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7">
    <w:name w:val="кнопка"/>
    <w:rsid w:val="00C623F9"/>
    <w:rPr>
      <w:rFonts w:ascii="Times New Roman" w:hAnsi="Times New Roman"/>
      <w:kern w:val="0"/>
      <w:sz w:val="20"/>
      <w:szCs w:val="20"/>
    </w:rPr>
  </w:style>
  <w:style w:type="paragraph" w:customStyle="1" w:styleId="a8">
    <w:name w:val="Название документа"/>
    <w:next w:val="a3"/>
    <w:autoRedefine/>
    <w:rsid w:val="007177B1"/>
    <w:pPr>
      <w:spacing w:after="240"/>
      <w:ind w:right="567"/>
      <w:jc w:val="center"/>
    </w:pPr>
    <w:rPr>
      <w:rFonts w:cs="Arial"/>
      <w:b/>
      <w:bCs/>
      <w:kern w:val="32"/>
      <w:sz w:val="32"/>
      <w:szCs w:val="36"/>
    </w:rPr>
  </w:style>
  <w:style w:type="table" w:styleId="-3">
    <w:name w:val="Table List 3"/>
    <w:basedOn w:val="a5"/>
    <w:rsid w:val="00885190"/>
    <w:pPr>
      <w:spacing w:before="120" w:line="260" w:lineRule="atLeast"/>
      <w:ind w:left="567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2">
    <w:name w:val="header"/>
    <w:aliases w:val="Header Title"/>
    <w:basedOn w:val="a3"/>
    <w:link w:val="a9"/>
    <w:rsid w:val="006D4837"/>
    <w:pPr>
      <w:numPr>
        <w:ilvl w:val="3"/>
        <w:numId w:val="4"/>
      </w:numPr>
      <w:tabs>
        <w:tab w:val="clear" w:pos="1440"/>
        <w:tab w:val="num" w:pos="3600"/>
        <w:tab w:val="center" w:pos="4677"/>
        <w:tab w:val="right" w:pos="9355"/>
      </w:tabs>
      <w:ind w:left="3600"/>
    </w:pPr>
  </w:style>
  <w:style w:type="paragraph" w:styleId="aa">
    <w:name w:val="footer"/>
    <w:basedOn w:val="a3"/>
    <w:link w:val="ab"/>
    <w:rsid w:val="006D4837"/>
    <w:pPr>
      <w:tabs>
        <w:tab w:val="center" w:pos="4677"/>
        <w:tab w:val="right" w:pos="9355"/>
      </w:tabs>
      <w:jc w:val="left"/>
    </w:pPr>
    <w:rPr>
      <w:noProof/>
      <w:sz w:val="18"/>
    </w:rPr>
  </w:style>
  <w:style w:type="table" w:styleId="ac">
    <w:name w:val="Table Grid"/>
    <w:basedOn w:val="a5"/>
    <w:rsid w:val="00A77B1A"/>
    <w:pPr>
      <w:spacing w:before="60"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link w:val="10"/>
    <w:rsid w:val="008F1505"/>
    <w:rPr>
      <w:rFonts w:cs="Arial"/>
      <w:b/>
      <w:bCs/>
      <w:kern w:val="32"/>
      <w:sz w:val="32"/>
      <w:szCs w:val="28"/>
    </w:rPr>
  </w:style>
  <w:style w:type="paragraph" w:customStyle="1" w:styleId="ad">
    <w:name w:val="Комментарий Знак"/>
    <w:basedOn w:val="a3"/>
    <w:link w:val="ae"/>
    <w:rsid w:val="00A8656F"/>
    <w:pPr>
      <w:spacing w:before="120" w:line="260" w:lineRule="atLeast"/>
      <w:ind w:left="567"/>
    </w:pPr>
    <w:rPr>
      <w:rFonts w:ascii="Verdana" w:hAnsi="Verdana"/>
      <w:color w:val="333399"/>
      <w:sz w:val="16"/>
      <w:szCs w:val="16"/>
    </w:rPr>
  </w:style>
  <w:style w:type="paragraph" w:styleId="a">
    <w:name w:val="List Bullet"/>
    <w:basedOn w:val="a3"/>
    <w:autoRedefine/>
    <w:rsid w:val="00BF7C5B"/>
    <w:pPr>
      <w:numPr>
        <w:numId w:val="1"/>
      </w:numPr>
      <w:spacing w:before="120" w:line="260" w:lineRule="atLeast"/>
    </w:pPr>
  </w:style>
  <w:style w:type="character" w:customStyle="1" w:styleId="ae">
    <w:name w:val="Комментарий Знак Знак"/>
    <w:link w:val="ad"/>
    <w:rsid w:val="00A8656F"/>
    <w:rPr>
      <w:rFonts w:ascii="Verdana" w:hAnsi="Verdana"/>
      <w:color w:val="333399"/>
      <w:sz w:val="16"/>
      <w:szCs w:val="16"/>
      <w:lang w:val="ru-RU" w:eastAsia="ru-RU" w:bidi="ar-SA"/>
    </w:rPr>
  </w:style>
  <w:style w:type="paragraph" w:customStyle="1" w:styleId="af">
    <w:name w:val="Комментарий"/>
    <w:basedOn w:val="a3"/>
    <w:rsid w:val="00912570"/>
    <w:pPr>
      <w:spacing w:before="120" w:line="260" w:lineRule="atLeast"/>
      <w:ind w:left="567"/>
    </w:pPr>
    <w:rPr>
      <w:rFonts w:ascii="Verdana" w:hAnsi="Verdana"/>
      <w:color w:val="333399"/>
      <w:sz w:val="16"/>
      <w:szCs w:val="16"/>
    </w:rPr>
  </w:style>
  <w:style w:type="paragraph" w:customStyle="1" w:styleId="af0">
    <w:name w:val="СтильШаблона"/>
    <w:basedOn w:val="a3"/>
    <w:rsid w:val="00EF56B4"/>
    <w:pPr>
      <w:jc w:val="left"/>
    </w:pPr>
    <w:rPr>
      <w:rFonts w:ascii="Tahoma" w:hAnsi="Tahoma" w:cs="Courier New"/>
      <w:sz w:val="18"/>
    </w:rPr>
  </w:style>
  <w:style w:type="paragraph" w:customStyle="1" w:styleId="af1">
    <w:name w:val="ТаблицаШаблона"/>
    <w:basedOn w:val="a3"/>
    <w:next w:val="af0"/>
    <w:rsid w:val="00EF56B4"/>
    <w:pPr>
      <w:jc w:val="center"/>
    </w:pPr>
    <w:rPr>
      <w:rFonts w:ascii="Tahoma" w:hAnsi="Tahoma"/>
      <w:b/>
      <w:color w:val="FFFFFF"/>
      <w:sz w:val="18"/>
    </w:rPr>
  </w:style>
  <w:style w:type="paragraph" w:customStyle="1" w:styleId="af2">
    <w:name w:val="ЗаголовокШаблона"/>
    <w:basedOn w:val="10"/>
    <w:rsid w:val="00620C61"/>
    <w:pPr>
      <w:numPr>
        <w:numId w:val="0"/>
      </w:numPr>
    </w:pPr>
    <w:rPr>
      <w:rFonts w:ascii="Tahoma" w:hAnsi="Tahoma"/>
      <w:sz w:val="20"/>
    </w:rPr>
  </w:style>
  <w:style w:type="paragraph" w:customStyle="1" w:styleId="222">
    <w:name w:val="Стиль СтильШаблона + Слева:  222 см"/>
    <w:basedOn w:val="af0"/>
    <w:rsid w:val="00EF56B4"/>
    <w:pPr>
      <w:ind w:left="1260"/>
    </w:pPr>
    <w:rPr>
      <w:rFonts w:cs="Times New Roman"/>
      <w:szCs w:val="20"/>
    </w:rPr>
  </w:style>
  <w:style w:type="character" w:styleId="af3">
    <w:name w:val="Hyperlink"/>
    <w:uiPriority w:val="99"/>
    <w:rsid w:val="006D4837"/>
    <w:rPr>
      <w:color w:val="0000FF"/>
      <w:u w:val="single"/>
    </w:rPr>
  </w:style>
  <w:style w:type="character" w:styleId="HTML">
    <w:name w:val="HTML Sample"/>
    <w:rsid w:val="00B750DD"/>
    <w:rPr>
      <w:rFonts w:ascii="Tahoma" w:hAnsi="Tahoma" w:cs="Courier New"/>
      <w:sz w:val="18"/>
    </w:rPr>
  </w:style>
  <w:style w:type="paragraph" w:customStyle="1" w:styleId="00">
    <w:name w:val="Стиль ЗаголовокШаблона + Слева:  0 см Первая строка:  0 см"/>
    <w:basedOn w:val="af2"/>
    <w:autoRedefine/>
    <w:rsid w:val="00620C61"/>
    <w:pPr>
      <w:numPr>
        <w:numId w:val="2"/>
      </w:numPr>
      <w:tabs>
        <w:tab w:val="left" w:pos="360"/>
      </w:tabs>
    </w:pPr>
    <w:rPr>
      <w:rFonts w:cs="Times New Roman"/>
      <w:szCs w:val="20"/>
    </w:rPr>
  </w:style>
  <w:style w:type="paragraph" w:customStyle="1" w:styleId="1">
    <w:name w:val="МойЗаголовок1"/>
    <w:basedOn w:val="a3"/>
    <w:rsid w:val="00D33311"/>
    <w:pPr>
      <w:keepNext/>
      <w:keepLines/>
      <w:numPr>
        <w:numId w:val="3"/>
      </w:numPr>
      <w:tabs>
        <w:tab w:val="left" w:pos="570"/>
      </w:tabs>
      <w:spacing w:before="240" w:after="360" w:line="260" w:lineRule="atLeast"/>
      <w:jc w:val="left"/>
      <w:outlineLvl w:val="0"/>
    </w:pPr>
    <w:rPr>
      <w:rFonts w:ascii="Tahoma" w:hAnsi="Tahoma"/>
      <w:b/>
      <w:bCs/>
      <w:caps/>
      <w:spacing w:val="20"/>
      <w:kern w:val="32"/>
      <w:sz w:val="20"/>
    </w:rPr>
  </w:style>
  <w:style w:type="paragraph" w:customStyle="1" w:styleId="2">
    <w:name w:val="МойЗаголовок2"/>
    <w:basedOn w:val="a3"/>
    <w:rsid w:val="00D33311"/>
    <w:pPr>
      <w:keepNext/>
      <w:numPr>
        <w:ilvl w:val="1"/>
        <w:numId w:val="3"/>
      </w:numPr>
      <w:outlineLvl w:val="1"/>
    </w:pPr>
    <w:rPr>
      <w:rFonts w:ascii="Tahoma" w:hAnsi="Tahoma"/>
      <w:b/>
      <w:bCs/>
      <w:sz w:val="20"/>
    </w:rPr>
  </w:style>
  <w:style w:type="paragraph" w:customStyle="1" w:styleId="3">
    <w:name w:val="МойЗаголовок3"/>
    <w:basedOn w:val="a3"/>
    <w:rsid w:val="00D33311"/>
    <w:pPr>
      <w:keepNext/>
      <w:numPr>
        <w:ilvl w:val="2"/>
        <w:numId w:val="3"/>
      </w:numPr>
      <w:outlineLvl w:val="2"/>
    </w:pPr>
    <w:rPr>
      <w:rFonts w:ascii="Tahoma" w:hAnsi="Tahoma"/>
      <w:b/>
      <w:bCs/>
      <w:sz w:val="20"/>
      <w:lang w:val="en-US"/>
    </w:rPr>
  </w:style>
  <w:style w:type="paragraph" w:customStyle="1" w:styleId="af4">
    <w:name w:val="ИмяОбъекта"/>
    <w:basedOn w:val="a3"/>
    <w:rsid w:val="001E3663"/>
    <w:pPr>
      <w:spacing w:line="200" w:lineRule="atLeast"/>
      <w:jc w:val="center"/>
    </w:pPr>
    <w:rPr>
      <w:rFonts w:ascii="Tahoma" w:hAnsi="Tahoma" w:cs="Tahoma"/>
      <w:b/>
      <w:caps/>
      <w:szCs w:val="28"/>
    </w:rPr>
  </w:style>
  <w:style w:type="paragraph" w:customStyle="1" w:styleId="af5">
    <w:name w:val="ДанныеТаблицы"/>
    <w:basedOn w:val="a3"/>
    <w:rsid w:val="006D4837"/>
    <w:rPr>
      <w:rFonts w:ascii="Tahoma" w:hAnsi="Tahoma"/>
      <w:sz w:val="18"/>
      <w:szCs w:val="18"/>
    </w:rPr>
  </w:style>
  <w:style w:type="paragraph" w:customStyle="1" w:styleId="12">
    <w:name w:val="Заголовок 1 не нумерованный"/>
    <w:basedOn w:val="10"/>
    <w:next w:val="a3"/>
    <w:rsid w:val="006D4837"/>
    <w:pPr>
      <w:numPr>
        <w:numId w:val="0"/>
      </w:numPr>
    </w:pPr>
    <w:rPr>
      <w:rFonts w:cs="Times New Roman"/>
      <w:szCs w:val="20"/>
    </w:rPr>
  </w:style>
  <w:style w:type="paragraph" w:customStyle="1" w:styleId="22">
    <w:name w:val="Заголовок 2 не нумерованный"/>
    <w:basedOn w:val="20"/>
    <w:next w:val="a3"/>
    <w:rsid w:val="006D4837"/>
    <w:pPr>
      <w:numPr>
        <w:ilvl w:val="0"/>
        <w:numId w:val="0"/>
      </w:numPr>
    </w:pPr>
  </w:style>
  <w:style w:type="paragraph" w:customStyle="1" w:styleId="31">
    <w:name w:val="Заголовок 3 не нумерованный"/>
    <w:basedOn w:val="30"/>
    <w:next w:val="a3"/>
    <w:rsid w:val="006D4837"/>
    <w:pPr>
      <w:tabs>
        <w:tab w:val="clear" w:pos="720"/>
        <w:tab w:val="left" w:pos="0"/>
      </w:tabs>
      <w:ind w:left="0"/>
    </w:pPr>
  </w:style>
  <w:style w:type="paragraph" w:customStyle="1" w:styleId="af6">
    <w:name w:val="Заголовок таблицы"/>
    <w:basedOn w:val="a3"/>
    <w:link w:val="af7"/>
    <w:rsid w:val="007177B1"/>
    <w:pPr>
      <w:keepLines/>
      <w:spacing w:before="120" w:after="120"/>
      <w:jc w:val="center"/>
    </w:pPr>
    <w:rPr>
      <w:rFonts w:ascii="Arial Narrow" w:hAnsi="Arial Narrow"/>
      <w:sz w:val="24"/>
    </w:rPr>
  </w:style>
  <w:style w:type="character" w:customStyle="1" w:styleId="af7">
    <w:name w:val="Заголовок таблицы Знак"/>
    <w:link w:val="af6"/>
    <w:rsid w:val="007177B1"/>
    <w:rPr>
      <w:rFonts w:ascii="Arial Narrow" w:hAnsi="Arial Narrow"/>
      <w:sz w:val="24"/>
      <w:szCs w:val="24"/>
    </w:rPr>
  </w:style>
  <w:style w:type="paragraph" w:customStyle="1" w:styleId="af8">
    <w:name w:val="Название компании"/>
    <w:basedOn w:val="a3"/>
    <w:autoRedefine/>
    <w:uiPriority w:val="99"/>
    <w:rsid w:val="007177B1"/>
    <w:pPr>
      <w:ind w:right="-1"/>
      <w:jc w:val="center"/>
    </w:pPr>
    <w:rPr>
      <w:sz w:val="36"/>
    </w:rPr>
  </w:style>
  <w:style w:type="paragraph" w:customStyle="1" w:styleId="-2">
    <w:name w:val="Обычный - Отчет"/>
    <w:basedOn w:val="a3"/>
    <w:link w:val="-4"/>
    <w:rsid w:val="006D4837"/>
  </w:style>
  <w:style w:type="character" w:customStyle="1" w:styleId="-4">
    <w:name w:val="Обычный - Отчет Знак"/>
    <w:link w:val="-2"/>
    <w:rsid w:val="006D4837"/>
    <w:rPr>
      <w:rFonts w:ascii="Arial" w:hAnsi="Arial"/>
      <w:szCs w:val="24"/>
      <w:lang w:val="ru-RU" w:eastAsia="ru-RU" w:bidi="ar-SA"/>
    </w:rPr>
  </w:style>
  <w:style w:type="paragraph" w:styleId="13">
    <w:name w:val="toc 1"/>
    <w:basedOn w:val="a3"/>
    <w:next w:val="a3"/>
    <w:autoRedefine/>
    <w:uiPriority w:val="39"/>
    <w:rsid w:val="00B0694F"/>
    <w:pPr>
      <w:tabs>
        <w:tab w:val="left" w:pos="567"/>
        <w:tab w:val="right" w:leader="dot" w:pos="9627"/>
      </w:tabs>
    </w:pPr>
  </w:style>
  <w:style w:type="paragraph" w:styleId="23">
    <w:name w:val="toc 2"/>
    <w:basedOn w:val="a3"/>
    <w:next w:val="a3"/>
    <w:autoRedefine/>
    <w:uiPriority w:val="39"/>
    <w:rsid w:val="006D4837"/>
    <w:pPr>
      <w:tabs>
        <w:tab w:val="left" w:pos="1260"/>
        <w:tab w:val="right" w:leader="dot" w:pos="9627"/>
      </w:tabs>
      <w:ind w:left="708"/>
    </w:pPr>
  </w:style>
  <w:style w:type="paragraph" w:styleId="32">
    <w:name w:val="toc 3"/>
    <w:basedOn w:val="a3"/>
    <w:next w:val="a3"/>
    <w:autoRedefine/>
    <w:semiHidden/>
    <w:rsid w:val="006D4837"/>
    <w:pPr>
      <w:ind w:left="440"/>
    </w:pPr>
  </w:style>
  <w:style w:type="paragraph" w:customStyle="1" w:styleId="af9">
    <w:name w:val="Содержание"/>
    <w:next w:val="a3"/>
    <w:link w:val="afa"/>
    <w:rsid w:val="007177B1"/>
    <w:pPr>
      <w:spacing w:after="120"/>
    </w:pPr>
    <w:rPr>
      <w:rFonts w:cs="Arial"/>
      <w:b/>
      <w:bCs/>
      <w:kern w:val="32"/>
      <w:sz w:val="28"/>
      <w:szCs w:val="22"/>
    </w:rPr>
  </w:style>
  <w:style w:type="numbering" w:customStyle="1" w:styleId="-1">
    <w:name w:val="Стиль маркированный - Док"/>
    <w:basedOn w:val="a6"/>
    <w:rsid w:val="006D4837"/>
    <w:pPr>
      <w:numPr>
        <w:numId w:val="5"/>
      </w:numPr>
    </w:pPr>
  </w:style>
  <w:style w:type="paragraph" w:customStyle="1" w:styleId="-0">
    <w:name w:val="Стиль маркированный - Отчет"/>
    <w:basedOn w:val="-2"/>
    <w:link w:val="-5"/>
    <w:rsid w:val="006D4837"/>
    <w:pPr>
      <w:numPr>
        <w:numId w:val="6"/>
      </w:numPr>
    </w:pPr>
  </w:style>
  <w:style w:type="character" w:customStyle="1" w:styleId="-5">
    <w:name w:val="Стиль маркированный - Отчет Знак"/>
    <w:basedOn w:val="-4"/>
    <w:link w:val="-0"/>
    <w:rsid w:val="006D4837"/>
    <w:rPr>
      <w:rFonts w:ascii="Arial" w:hAnsi="Arial"/>
      <w:sz w:val="28"/>
      <w:szCs w:val="24"/>
      <w:lang w:val="ru-RU" w:eastAsia="ru-RU" w:bidi="ar-SA"/>
    </w:rPr>
  </w:style>
  <w:style w:type="numbering" w:customStyle="1" w:styleId="-">
    <w:name w:val="Стиль нумерованный - Док"/>
    <w:basedOn w:val="a6"/>
    <w:rsid w:val="006D4837"/>
    <w:pPr>
      <w:numPr>
        <w:numId w:val="7"/>
      </w:numPr>
    </w:pPr>
  </w:style>
  <w:style w:type="paragraph" w:customStyle="1" w:styleId="-6">
    <w:name w:val="Стиль нумерованный - Отчет"/>
    <w:basedOn w:val="a3"/>
    <w:rsid w:val="006D4837"/>
    <w:pPr>
      <w:tabs>
        <w:tab w:val="left" w:pos="720"/>
      </w:tabs>
    </w:pPr>
  </w:style>
  <w:style w:type="paragraph" w:styleId="afb">
    <w:name w:val="Balloon Text"/>
    <w:basedOn w:val="a3"/>
    <w:semiHidden/>
    <w:rsid w:val="006D4837"/>
    <w:rPr>
      <w:rFonts w:cs="Tahoma"/>
      <w:sz w:val="16"/>
      <w:szCs w:val="16"/>
    </w:rPr>
  </w:style>
  <w:style w:type="paragraph" w:customStyle="1" w:styleId="afc">
    <w:name w:val="Текст таблицы"/>
    <w:basedOn w:val="a3"/>
    <w:link w:val="afd"/>
    <w:rsid w:val="00D565E8"/>
    <w:pPr>
      <w:keepLines/>
      <w:spacing w:before="60"/>
      <w:jc w:val="left"/>
    </w:pPr>
    <w:rPr>
      <w:rFonts w:ascii="Arial Narrow" w:hAnsi="Arial Narrow" w:cs="Arial"/>
      <w:sz w:val="24"/>
    </w:rPr>
  </w:style>
  <w:style w:type="character" w:customStyle="1" w:styleId="afd">
    <w:name w:val="Текст таблицы Знак"/>
    <w:link w:val="afc"/>
    <w:rsid w:val="00D565E8"/>
    <w:rPr>
      <w:rFonts w:ascii="Arial Narrow" w:hAnsi="Arial Narrow" w:cs="Arial"/>
      <w:sz w:val="24"/>
      <w:szCs w:val="24"/>
    </w:rPr>
  </w:style>
  <w:style w:type="paragraph" w:customStyle="1" w:styleId="afe">
    <w:name w:val="Тип документа"/>
    <w:next w:val="a3"/>
    <w:link w:val="aff"/>
    <w:autoRedefine/>
    <w:rsid w:val="007177B1"/>
    <w:pPr>
      <w:ind w:right="567"/>
      <w:jc w:val="center"/>
    </w:pPr>
    <w:rPr>
      <w:rFonts w:cs="Arial"/>
      <w:bCs/>
      <w:kern w:val="32"/>
      <w:sz w:val="28"/>
      <w:szCs w:val="24"/>
    </w:rPr>
  </w:style>
  <w:style w:type="character" w:customStyle="1" w:styleId="aff">
    <w:name w:val="Тип документа Знак"/>
    <w:link w:val="afe"/>
    <w:rsid w:val="007177B1"/>
    <w:rPr>
      <w:rFonts w:cs="Arial"/>
      <w:bCs/>
      <w:kern w:val="32"/>
      <w:sz w:val="28"/>
      <w:szCs w:val="24"/>
    </w:rPr>
  </w:style>
  <w:style w:type="paragraph" w:customStyle="1" w:styleId="aff0">
    <w:name w:val="Утвеждаю"/>
    <w:basedOn w:val="a3"/>
    <w:rsid w:val="006D4837"/>
    <w:pPr>
      <w:ind w:left="5220"/>
    </w:pPr>
  </w:style>
  <w:style w:type="paragraph" w:styleId="aff1">
    <w:name w:val="annotation text"/>
    <w:basedOn w:val="a3"/>
    <w:link w:val="aff2"/>
    <w:semiHidden/>
    <w:rsid w:val="006D4837"/>
    <w:rPr>
      <w:szCs w:val="20"/>
    </w:rPr>
  </w:style>
  <w:style w:type="paragraph" w:customStyle="1" w:styleId="a0">
    <w:name w:val="Вопрос анкеты"/>
    <w:basedOn w:val="a3"/>
    <w:rsid w:val="006D4837"/>
    <w:pPr>
      <w:numPr>
        <w:numId w:val="8"/>
      </w:numPr>
    </w:pPr>
  </w:style>
  <w:style w:type="character" w:styleId="aff3">
    <w:name w:val="annotation reference"/>
    <w:semiHidden/>
    <w:rsid w:val="006D4837"/>
    <w:rPr>
      <w:sz w:val="16"/>
      <w:szCs w:val="16"/>
    </w:rPr>
  </w:style>
  <w:style w:type="character" w:customStyle="1" w:styleId="aff2">
    <w:name w:val="Текст примечания Знак"/>
    <w:link w:val="aff1"/>
    <w:semiHidden/>
    <w:rsid w:val="001A196F"/>
    <w:rPr>
      <w:rFonts w:ascii="Arial" w:hAnsi="Arial"/>
    </w:rPr>
  </w:style>
  <w:style w:type="paragraph" w:styleId="aff4">
    <w:name w:val="annotation subject"/>
    <w:basedOn w:val="aff1"/>
    <w:next w:val="aff1"/>
    <w:semiHidden/>
    <w:rsid w:val="00EF6F39"/>
    <w:rPr>
      <w:b/>
      <w:bCs/>
    </w:rPr>
  </w:style>
  <w:style w:type="character" w:customStyle="1" w:styleId="aff5">
    <w:name w:val="Знак Знак"/>
    <w:locked/>
    <w:rsid w:val="00EF6F39"/>
    <w:rPr>
      <w:rFonts w:ascii="Arial" w:hAnsi="Arial" w:cs="Arial"/>
      <w:lang w:val="ru-RU" w:eastAsia="ru-RU" w:bidi="ar-SA"/>
    </w:rPr>
  </w:style>
  <w:style w:type="paragraph" w:styleId="aff6">
    <w:name w:val="Normal (Web)"/>
    <w:basedOn w:val="a3"/>
    <w:rsid w:val="00BF7C5B"/>
  </w:style>
  <w:style w:type="paragraph" w:customStyle="1" w:styleId="aff7">
    <w:name w:val="Рисунок"/>
    <w:basedOn w:val="a3"/>
    <w:qFormat/>
    <w:rsid w:val="007177B1"/>
    <w:pPr>
      <w:spacing w:after="0"/>
      <w:jc w:val="center"/>
    </w:pPr>
    <w:rPr>
      <w:noProof/>
      <w:sz w:val="32"/>
    </w:rPr>
  </w:style>
  <w:style w:type="paragraph" w:customStyle="1" w:styleId="aff8">
    <w:name w:val="Компания"/>
    <w:basedOn w:val="aff7"/>
    <w:qFormat/>
    <w:rsid w:val="007177B1"/>
    <w:rPr>
      <w:rFonts w:cs="Arial"/>
      <w:sz w:val="36"/>
    </w:rPr>
  </w:style>
  <w:style w:type="paragraph" w:styleId="aff9">
    <w:name w:val="Body Text Indent"/>
    <w:basedOn w:val="a3"/>
    <w:link w:val="affa"/>
    <w:unhideWhenUsed/>
    <w:rsid w:val="007177B1"/>
    <w:pPr>
      <w:spacing w:after="120"/>
    </w:pPr>
  </w:style>
  <w:style w:type="character" w:customStyle="1" w:styleId="affa">
    <w:name w:val="Основной текст с отступом Знак"/>
    <w:link w:val="aff9"/>
    <w:rsid w:val="007177B1"/>
    <w:rPr>
      <w:sz w:val="28"/>
      <w:szCs w:val="24"/>
    </w:rPr>
  </w:style>
  <w:style w:type="paragraph" w:customStyle="1" w:styleId="affb">
    <w:name w:val="Москва"/>
    <w:basedOn w:val="a3"/>
    <w:qFormat/>
    <w:rsid w:val="007177B1"/>
    <w:pPr>
      <w:spacing w:after="0" w:line="360" w:lineRule="auto"/>
      <w:jc w:val="center"/>
    </w:pPr>
    <w:rPr>
      <w:b/>
      <w:sz w:val="24"/>
    </w:rPr>
  </w:style>
  <w:style w:type="character" w:customStyle="1" w:styleId="ab">
    <w:name w:val="Нижний колонтитул Знак"/>
    <w:link w:val="aa"/>
    <w:rsid w:val="007B2D21"/>
    <w:rPr>
      <w:noProof/>
      <w:sz w:val="18"/>
      <w:szCs w:val="24"/>
    </w:rPr>
  </w:style>
  <w:style w:type="character" w:customStyle="1" w:styleId="50">
    <w:name w:val="Заголовок 5 Знак"/>
    <w:basedOn w:val="a4"/>
    <w:link w:val="5"/>
    <w:rsid w:val="000B14C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affc">
    <w:name w:val="Body Text"/>
    <w:basedOn w:val="a3"/>
    <w:link w:val="affd"/>
    <w:semiHidden/>
    <w:unhideWhenUsed/>
    <w:rsid w:val="00474F48"/>
    <w:pPr>
      <w:spacing w:after="120"/>
    </w:pPr>
  </w:style>
  <w:style w:type="character" w:customStyle="1" w:styleId="affd">
    <w:name w:val="Основной текст Знак"/>
    <w:basedOn w:val="a4"/>
    <w:link w:val="affc"/>
    <w:semiHidden/>
    <w:rsid w:val="00474F48"/>
    <w:rPr>
      <w:sz w:val="28"/>
      <w:szCs w:val="24"/>
    </w:rPr>
  </w:style>
  <w:style w:type="paragraph" w:customStyle="1" w:styleId="affe">
    <w:name w:val="Знак Знак Знак Знак Знак Знак Знак Знак Знак Знак"/>
    <w:basedOn w:val="a3"/>
    <w:rsid w:val="00474F48"/>
    <w:pPr>
      <w:spacing w:after="160" w:line="240" w:lineRule="exact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40">
    <w:name w:val="Заголовок 4 Знак"/>
    <w:basedOn w:val="a4"/>
    <w:link w:val="4"/>
    <w:semiHidden/>
    <w:rsid w:val="00CE644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</w:rPr>
  </w:style>
  <w:style w:type="character" w:styleId="afff">
    <w:name w:val="Emphasis"/>
    <w:basedOn w:val="a4"/>
    <w:qFormat/>
    <w:rsid w:val="0060724C"/>
    <w:rPr>
      <w:i/>
      <w:iCs/>
    </w:rPr>
  </w:style>
  <w:style w:type="paragraph" w:styleId="afff0">
    <w:name w:val="List Paragraph"/>
    <w:basedOn w:val="a3"/>
    <w:uiPriority w:val="34"/>
    <w:qFormat/>
    <w:rsid w:val="00E846A0"/>
    <w:pPr>
      <w:autoSpaceDE w:val="0"/>
      <w:autoSpaceDN w:val="0"/>
      <w:adjustRightInd w:val="0"/>
      <w:spacing w:after="0"/>
      <w:ind w:left="720"/>
      <w:jc w:val="left"/>
    </w:pPr>
    <w:rPr>
      <w:rFonts w:ascii="Calibri" w:hAnsi="Calibri" w:cs="Calibri"/>
      <w:sz w:val="22"/>
      <w:szCs w:val="22"/>
      <w:lang w:val="en-US" w:eastAsia="en-US"/>
    </w:rPr>
  </w:style>
  <w:style w:type="character" w:customStyle="1" w:styleId="a9">
    <w:name w:val="Верхний колонтитул Знак"/>
    <w:aliases w:val="Header Title Знак"/>
    <w:basedOn w:val="a4"/>
    <w:link w:val="a2"/>
    <w:rsid w:val="00341F29"/>
    <w:rPr>
      <w:sz w:val="28"/>
      <w:szCs w:val="24"/>
    </w:rPr>
  </w:style>
  <w:style w:type="paragraph" w:customStyle="1" w:styleId="L2">
    <w:name w:val="L2"/>
    <w:basedOn w:val="afff0"/>
    <w:qFormat/>
    <w:rsid w:val="007F417D"/>
    <w:pPr>
      <w:numPr>
        <w:ilvl w:val="1"/>
        <w:numId w:val="10"/>
      </w:numPr>
      <w:tabs>
        <w:tab w:val="num" w:pos="360"/>
      </w:tabs>
      <w:autoSpaceDE/>
      <w:autoSpaceDN/>
      <w:adjustRightInd/>
      <w:spacing w:after="200" w:line="276" w:lineRule="auto"/>
      <w:ind w:left="720" w:firstLine="0"/>
      <w:contextualSpacing/>
    </w:pPr>
    <w:rPr>
      <w:rFonts w:ascii="Trebuchet MS" w:eastAsiaTheme="minorHAnsi" w:hAnsi="Trebuchet MS" w:cstheme="minorBidi"/>
      <w:b/>
      <w:sz w:val="28"/>
      <w:szCs w:val="28"/>
    </w:rPr>
  </w:style>
  <w:style w:type="paragraph" w:customStyle="1" w:styleId="TableText">
    <w:name w:val="Table Text"/>
    <w:uiPriority w:val="99"/>
    <w:rsid w:val="00134D39"/>
    <w:rPr>
      <w:rFonts w:ascii="Arial" w:hAnsi="Arial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34D39"/>
    <w:rPr>
      <w:color w:val="000000"/>
      <w:sz w:val="24"/>
      <w:lang w:val="en-GB" w:eastAsia="en-US"/>
    </w:rPr>
  </w:style>
  <w:style w:type="character" w:styleId="afff1">
    <w:name w:val="Unresolved Mention"/>
    <w:basedOn w:val="a4"/>
    <w:uiPriority w:val="99"/>
    <w:semiHidden/>
    <w:unhideWhenUsed/>
    <w:rsid w:val="00945C26"/>
    <w:rPr>
      <w:color w:val="605E5C"/>
      <w:shd w:val="clear" w:color="auto" w:fill="E1DFDD"/>
    </w:rPr>
  </w:style>
  <w:style w:type="paragraph" w:customStyle="1" w:styleId="ParagraphStyle">
    <w:name w:val="Paragraph Style"/>
    <w:rsid w:val="00B115B0"/>
    <w:pPr>
      <w:autoSpaceDE w:val="0"/>
      <w:autoSpaceDN w:val="0"/>
      <w:adjustRightInd w:val="0"/>
    </w:pPr>
    <w:rPr>
      <w:rFonts w:ascii="Arial" w:eastAsia="Calibri" w:hAnsi="Arial" w:cs="Arial"/>
      <w:sz w:val="24"/>
      <w:szCs w:val="24"/>
      <w:lang w:eastAsia="en-US"/>
    </w:rPr>
  </w:style>
  <w:style w:type="table" w:customStyle="1" w:styleId="14">
    <w:name w:val="Сетка таблицы1"/>
    <w:basedOn w:val="a5"/>
    <w:next w:val="ac"/>
    <w:rsid w:val="009639E6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Заг"/>
    <w:basedOn w:val="10"/>
    <w:link w:val="afff2"/>
    <w:qFormat/>
    <w:rsid w:val="00D32806"/>
    <w:pPr>
      <w:numPr>
        <w:numId w:val="14"/>
      </w:numPr>
      <w:spacing w:before="120" w:after="240"/>
      <w:ind w:left="284"/>
    </w:pPr>
    <w:rPr>
      <w:rFonts w:ascii="Proxima Nova Rg" w:hAnsi="Proxima Nova Rg"/>
      <w:b w:val="0"/>
      <w:bCs w:val="0"/>
      <w:szCs w:val="32"/>
    </w:rPr>
  </w:style>
  <w:style w:type="character" w:customStyle="1" w:styleId="afa">
    <w:name w:val="Содержание Знак"/>
    <w:basedOn w:val="a4"/>
    <w:link w:val="af9"/>
    <w:rsid w:val="003A1BD5"/>
    <w:rPr>
      <w:rFonts w:cs="Arial"/>
      <w:b/>
      <w:bCs/>
      <w:kern w:val="32"/>
      <w:sz w:val="28"/>
      <w:szCs w:val="22"/>
    </w:rPr>
  </w:style>
  <w:style w:type="character" w:customStyle="1" w:styleId="afff2">
    <w:name w:val="Заг Знак"/>
    <w:basedOn w:val="afa"/>
    <w:link w:val="a1"/>
    <w:rsid w:val="00D32806"/>
    <w:rPr>
      <w:rFonts w:ascii="Proxima Nova Rg" w:hAnsi="Proxima Nova Rg" w:cs="Arial"/>
      <w:b w:val="0"/>
      <w:bCs w:val="0"/>
      <w:kern w:val="32"/>
      <w:sz w:val="32"/>
      <w:szCs w:val="32"/>
    </w:rPr>
  </w:style>
  <w:style w:type="paragraph" w:customStyle="1" w:styleId="afff3">
    <w:name w:val="Заг мин"/>
    <w:basedOn w:val="20"/>
    <w:link w:val="afff4"/>
    <w:qFormat/>
    <w:rsid w:val="00D32806"/>
    <w:rPr>
      <w:b w:val="0"/>
    </w:rPr>
  </w:style>
  <w:style w:type="character" w:customStyle="1" w:styleId="21">
    <w:name w:val="Заголовок 2 Знак"/>
    <w:basedOn w:val="a4"/>
    <w:link w:val="20"/>
    <w:rsid w:val="00D32806"/>
    <w:rPr>
      <w:rFonts w:ascii="Proxima Nova Rg" w:hAnsi="Proxima Nova Rg" w:cs="Arial"/>
      <w:b/>
      <w:bCs/>
      <w:kern w:val="32"/>
      <w:sz w:val="28"/>
      <w:szCs w:val="28"/>
    </w:rPr>
  </w:style>
  <w:style w:type="character" w:customStyle="1" w:styleId="afff4">
    <w:name w:val="Заг мин Знак"/>
    <w:basedOn w:val="21"/>
    <w:link w:val="afff3"/>
    <w:rsid w:val="00D32806"/>
    <w:rPr>
      <w:rFonts w:ascii="Proxima Nova Rg" w:hAnsi="Proxima Nova Rg" w:cs="Arial"/>
      <w:b w:val="0"/>
      <w:bCs/>
      <w:kern w:val="32"/>
      <w:sz w:val="28"/>
      <w:szCs w:val="28"/>
    </w:rPr>
  </w:style>
  <w:style w:type="paragraph" w:styleId="41">
    <w:name w:val="toc 4"/>
    <w:basedOn w:val="a3"/>
    <w:next w:val="a3"/>
    <w:autoRedefine/>
    <w:semiHidden/>
    <w:unhideWhenUsed/>
    <w:rsid w:val="00D32806"/>
    <w:pPr>
      <w:spacing w:after="100"/>
      <w:ind w:left="840"/>
    </w:pPr>
  </w:style>
  <w:style w:type="paragraph" w:customStyle="1" w:styleId="TitreTdM">
    <w:name w:val="Titre TdM"/>
    <w:basedOn w:val="a3"/>
    <w:link w:val="TitreTdMCar"/>
    <w:autoRedefine/>
    <w:qFormat/>
    <w:rsid w:val="00D32806"/>
    <w:pPr>
      <w:spacing w:after="0"/>
    </w:pPr>
    <w:rPr>
      <w:rFonts w:ascii="Arial" w:hAnsi="Arial" w:cs="Arial"/>
      <w:b/>
      <w:sz w:val="32"/>
      <w:szCs w:val="32"/>
      <w:lang w:val="en-GB" w:eastAsia="en-US"/>
    </w:rPr>
  </w:style>
  <w:style w:type="character" w:customStyle="1" w:styleId="TitreTdMCar">
    <w:name w:val="Titre TdM Car"/>
    <w:link w:val="TitreTdM"/>
    <w:rsid w:val="00D32806"/>
    <w:rPr>
      <w:rFonts w:ascii="Arial" w:hAnsi="Arial" w:cs="Arial"/>
      <w:b/>
      <w:sz w:val="32"/>
      <w:szCs w:val="32"/>
      <w:lang w:val="en-GB" w:eastAsia="en-US"/>
    </w:rPr>
  </w:style>
  <w:style w:type="paragraph" w:styleId="afff5">
    <w:name w:val="Title"/>
    <w:basedOn w:val="a1"/>
    <w:next w:val="a3"/>
    <w:link w:val="afff6"/>
    <w:qFormat/>
    <w:rsid w:val="00D32806"/>
    <w:pPr>
      <w:keepNext w:val="0"/>
      <w:tabs>
        <w:tab w:val="clear" w:pos="720"/>
      </w:tabs>
      <w:outlineLvl w:val="9"/>
    </w:pPr>
    <w:rPr>
      <w:b/>
      <w:bCs/>
    </w:rPr>
  </w:style>
  <w:style w:type="character" w:customStyle="1" w:styleId="afff6">
    <w:name w:val="Заголовок Знак"/>
    <w:basedOn w:val="a4"/>
    <w:link w:val="afff5"/>
    <w:rsid w:val="00D32806"/>
    <w:rPr>
      <w:rFonts w:ascii="Proxima Nova Rg" w:hAnsi="Proxima Nova Rg" w:cs="Arial"/>
      <w:b/>
      <w:bCs/>
      <w:kern w:val="32"/>
      <w:sz w:val="32"/>
      <w:szCs w:val="32"/>
    </w:rPr>
  </w:style>
  <w:style w:type="paragraph" w:styleId="afff7">
    <w:name w:val="TOC Heading"/>
    <w:basedOn w:val="10"/>
    <w:next w:val="a3"/>
    <w:uiPriority w:val="39"/>
    <w:unhideWhenUsed/>
    <w:qFormat/>
    <w:rsid w:val="00D32806"/>
    <w:pPr>
      <w:keepLines/>
      <w:numPr>
        <w:numId w:val="0"/>
      </w:numPr>
      <w:tabs>
        <w:tab w:val="clear" w:pos="720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B5E3B-6240-4CBD-86C9-D13733160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!Регламент процедуры CFFC 2.4.1.10 Организация замен членов экипажей вне графиков смен</vt:lpstr>
    </vt:vector>
  </TitlesOfParts>
  <Company/>
  <LinksUpToDate>false</LinksUpToDate>
  <CharactersWithSpaces>8678</CharactersWithSpaces>
  <SharedDoc>false</SharedDoc>
  <HLinks>
    <vt:vector size="72" baseType="variant">
      <vt:variant>
        <vt:i4>73269355</vt:i4>
      </vt:variant>
      <vt:variant>
        <vt:i4>78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_Toc159404919#_Toc159404919</vt:lpwstr>
      </vt:variant>
      <vt:variant>
        <vt:i4>73269354</vt:i4>
      </vt:variant>
      <vt:variant>
        <vt:i4>72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_Toc159404918#_Toc159404918</vt:lpwstr>
      </vt:variant>
      <vt:variant>
        <vt:i4>73269349</vt:i4>
      </vt:variant>
      <vt:variant>
        <vt:i4>66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_Toc159404917#_Toc159404917</vt:lpwstr>
      </vt:variant>
      <vt:variant>
        <vt:i4>73269348</vt:i4>
      </vt:variant>
      <vt:variant>
        <vt:i4>60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_Toc159404916#_Toc159404916</vt:lpwstr>
      </vt:variant>
      <vt:variant>
        <vt:i4>73269351</vt:i4>
      </vt:variant>
      <vt:variant>
        <vt:i4>54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_Toc159404915#_Toc159404915</vt:lpwstr>
      </vt:variant>
      <vt:variant>
        <vt:i4>73269350</vt:i4>
      </vt:variant>
      <vt:variant>
        <vt:i4>48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_Toc159404914#_Toc159404914</vt:lpwstr>
      </vt:variant>
      <vt:variant>
        <vt:i4>73269345</vt:i4>
      </vt:variant>
      <vt:variant>
        <vt:i4>42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_Toc159404913#_Toc159404913</vt:lpwstr>
      </vt:variant>
      <vt:variant>
        <vt:i4>73269344</vt:i4>
      </vt:variant>
      <vt:variant>
        <vt:i4>36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_Toc159404912#_Toc159404912</vt:lpwstr>
      </vt:variant>
      <vt:variant>
        <vt:i4>73269347</vt:i4>
      </vt:variant>
      <vt:variant>
        <vt:i4>30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_Toc159404911#_Toc159404911</vt:lpwstr>
      </vt:variant>
      <vt:variant>
        <vt:i4>73269346</vt:i4>
      </vt:variant>
      <vt:variant>
        <vt:i4>24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_Toc159404910#_Toc159404910</vt:lpwstr>
      </vt:variant>
      <vt:variant>
        <vt:i4>73269355</vt:i4>
      </vt:variant>
      <vt:variant>
        <vt:i4>18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_Toc159404909#_Toc159404909</vt:lpwstr>
      </vt:variant>
      <vt:variant>
        <vt:i4>73269354</vt:i4>
      </vt:variant>
      <vt:variant>
        <vt:i4>12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_Toc159404908#_Toc159404908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!Регламент процедуры CFFC 2.4.1.10 Организация замен членов экипажей вне графиков смен</dc:title>
  <dc:subject>'2.4.1.10 Организация замен членов экипажей вне графиков смен'</dc:subject>
  <dc:creator>Sergey Protsenko</dc:creator>
  <cp:keywords>Business Studio</cp:keywords>
  <dc:description/>
  <cp:lastModifiedBy>Dolzhikov Vladislav</cp:lastModifiedBy>
  <cp:revision>25</cp:revision>
  <dcterms:created xsi:type="dcterms:W3CDTF">2023-11-29T13:24:00Z</dcterms:created>
  <dcterms:modified xsi:type="dcterms:W3CDTF">2025-02-26T16:57:00Z</dcterms:modified>
</cp:coreProperties>
</file>