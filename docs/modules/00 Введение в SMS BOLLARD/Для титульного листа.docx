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CE8" w:rsidRPr="00AD1267" w:rsidDel="00A3346D" w:rsidRDefault="000F3CE8" w:rsidP="000F3CE8">
      <w:pPr>
        <w:rPr>
          <w:del w:id="0" w:author="Elena Melenteva" w:date="2024-12-04T11:27:00Z"/>
          <w:rFonts w:ascii="Proxima Nova Rg" w:hAnsi="Proxima Nova Rg"/>
        </w:rPr>
      </w:pPr>
      <w:r w:rsidRPr="00AD1267">
        <w:rPr>
          <w:rFonts w:ascii="Proxima Nova Rg" w:hAnsi="Proxima Nova Rg" w:cs="Arial"/>
          <w:b/>
          <w:bCs/>
          <w:noProof/>
          <w:sz w:val="32"/>
          <w:szCs w:val="32"/>
          <w:lang w:val="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D738A8" wp14:editId="5FA55D38">
                <wp:simplePos x="0" y="0"/>
                <wp:positionH relativeFrom="column">
                  <wp:posOffset>1713865</wp:posOffset>
                </wp:positionH>
                <wp:positionV relativeFrom="paragraph">
                  <wp:posOffset>4880552</wp:posOffset>
                </wp:positionV>
                <wp:extent cx="2564765" cy="1448435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4765" cy="1448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3CE8" w:rsidRPr="00E325D8" w:rsidRDefault="000F3CE8" w:rsidP="000F3CE8">
                            <w:pPr>
                              <w:rPr>
                                <w:rFonts w:cs="Arial"/>
                                <w:b/>
                                <w:color w:val="FFFFFF" w:themeColor="background1"/>
                                <w:sz w:val="52"/>
                              </w:rPr>
                            </w:pPr>
                            <w:r w:rsidRPr="00E325D8">
                              <w:rPr>
                                <w:rFonts w:cs="Arial"/>
                                <w:b/>
                                <w:color w:val="FFFFFF" w:themeColor="background1"/>
                                <w:sz w:val="52"/>
                              </w:rPr>
                              <w:t xml:space="preserve">Safety </w:t>
                            </w:r>
                          </w:p>
                          <w:p w:rsidR="000F3CE8" w:rsidRPr="00E325D8" w:rsidRDefault="000F3CE8" w:rsidP="000F3CE8">
                            <w:pPr>
                              <w:rPr>
                                <w:rFonts w:cs="Arial"/>
                                <w:b/>
                                <w:color w:val="FFFFFF" w:themeColor="background1"/>
                                <w:sz w:val="52"/>
                              </w:rPr>
                            </w:pPr>
                            <w:r w:rsidRPr="00E325D8">
                              <w:rPr>
                                <w:rFonts w:cs="Arial"/>
                                <w:b/>
                                <w:color w:val="FFFFFF" w:themeColor="background1"/>
                                <w:sz w:val="52"/>
                              </w:rPr>
                              <w:t xml:space="preserve">Management </w:t>
                            </w:r>
                          </w:p>
                          <w:p w:rsidR="000F3CE8" w:rsidRPr="00E325D8" w:rsidRDefault="000F3CE8" w:rsidP="000F3CE8">
                            <w:pPr>
                              <w:rPr>
                                <w:rFonts w:cs="Arial"/>
                                <w:b/>
                                <w:color w:val="FFFFFF" w:themeColor="background1"/>
                                <w:sz w:val="52"/>
                                <w:lang w:val="ru-RU"/>
                              </w:rPr>
                            </w:pPr>
                            <w:r w:rsidRPr="00E325D8">
                              <w:rPr>
                                <w:rFonts w:cs="Arial"/>
                                <w:b/>
                                <w:color w:val="FFFFFF" w:themeColor="background1"/>
                                <w:sz w:val="52"/>
                              </w:rPr>
                              <w:t>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738A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4.95pt;margin-top:384.3pt;width:201.95pt;height:114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" filled="f" stroked="f">
                <v:textbox>
                  <w:txbxContent>
                    <w:p w:rsidR="000F3CE8" w:rsidRPr="00E325D8" w:rsidRDefault="000F3CE8" w:rsidP="000F3CE8">
                      <w:pPr>
                        <w:rPr>
                          <w:rFonts w:cs="Arial"/>
                          <w:b/>
                          <w:color w:val="FFFFFF" w:themeColor="background1"/>
                          <w:sz w:val="52"/>
                        </w:rPr>
                      </w:pPr>
                      <w:r w:rsidRPr="00E325D8">
                        <w:rPr>
                          <w:rFonts w:cs="Arial"/>
                          <w:b/>
                          <w:color w:val="FFFFFF" w:themeColor="background1"/>
                          <w:sz w:val="52"/>
                        </w:rPr>
                        <w:t xml:space="preserve">Safety </w:t>
                      </w:r>
                    </w:p>
                    <w:p w:rsidR="000F3CE8" w:rsidRPr="00E325D8" w:rsidRDefault="000F3CE8" w:rsidP="000F3CE8">
                      <w:pPr>
                        <w:rPr>
                          <w:rFonts w:cs="Arial"/>
                          <w:b/>
                          <w:color w:val="FFFFFF" w:themeColor="background1"/>
                          <w:sz w:val="52"/>
                        </w:rPr>
                      </w:pPr>
                      <w:r w:rsidRPr="00E325D8">
                        <w:rPr>
                          <w:rFonts w:cs="Arial"/>
                          <w:b/>
                          <w:color w:val="FFFFFF" w:themeColor="background1"/>
                          <w:sz w:val="52"/>
                        </w:rPr>
                        <w:t xml:space="preserve">Management </w:t>
                      </w:r>
                    </w:p>
                    <w:p w:rsidR="000F3CE8" w:rsidRPr="00E325D8" w:rsidRDefault="000F3CE8" w:rsidP="000F3CE8">
                      <w:pPr>
                        <w:rPr>
                          <w:rFonts w:cs="Arial"/>
                          <w:b/>
                          <w:color w:val="FFFFFF" w:themeColor="background1"/>
                          <w:sz w:val="52"/>
                          <w:lang w:val="ru-RU"/>
                        </w:rPr>
                      </w:pPr>
                      <w:r w:rsidRPr="00E325D8">
                        <w:rPr>
                          <w:rFonts w:cs="Arial"/>
                          <w:b/>
                          <w:color w:val="FFFFFF" w:themeColor="background1"/>
                          <w:sz w:val="52"/>
                        </w:rPr>
                        <w:t>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F3CE8" w:rsidRPr="00AD1267" w:rsidRDefault="000F3CE8" w:rsidP="000F3CE8">
      <w:pPr>
        <w:rPr>
          <w:rFonts w:ascii="Proxima Nova Rg" w:hAnsi="Proxima Nova Rg"/>
          <w:sz w:val="48"/>
          <w:lang w:val="en-US"/>
        </w:rPr>
      </w:pPr>
      <w:r w:rsidRPr="00AD1267">
        <w:rPr>
          <w:rFonts w:ascii="Proxima Nova Rg" w:hAnsi="Proxima Nova Rg"/>
          <w:noProof/>
        </w:rPr>
        <w:drawing>
          <wp:anchor distT="0" distB="0" distL="114300" distR="114300" simplePos="0" relativeHeight="251660288" behindDoc="1" locked="0" layoutInCell="1" allowOverlap="1" wp14:anchorId="65F62587" wp14:editId="2F0A935F">
            <wp:simplePos x="0" y="0"/>
            <wp:positionH relativeFrom="column">
              <wp:posOffset>-1616471</wp:posOffset>
            </wp:positionH>
            <wp:positionV relativeFrom="paragraph">
              <wp:posOffset>3073400</wp:posOffset>
            </wp:positionV>
            <wp:extent cx="8829178" cy="6716912"/>
            <wp:effectExtent l="0" t="0" r="0" b="8255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9178" cy="671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1267">
        <w:rPr>
          <w:rFonts w:ascii="Proxima Nova Rg" w:hAnsi="Proxima Nova Rg" w:cs="Arial"/>
          <w:bCs/>
          <w:sz w:val="32"/>
          <w:szCs w:val="32"/>
          <w:lang w:val="ru"/>
        </w:rPr>
        <w:br w:type="page"/>
      </w:r>
    </w:p>
    <w:p w:rsidR="00C16F39" w:rsidRPr="00AD1267" w:rsidRDefault="000F3CE8">
      <w:pPr>
        <w:rPr>
          <w:rFonts w:ascii="Proxima Nova Rg" w:hAnsi="Proxima Nova Rg"/>
        </w:rPr>
      </w:pPr>
      <w:r w:rsidRPr="00AD1267">
        <w:rPr>
          <w:rFonts w:ascii="Proxima Nova Rg" w:hAnsi="Proxima Nova Rg" w:cs="Arial"/>
          <w:b/>
          <w:bCs/>
          <w:noProof/>
          <w:sz w:val="32"/>
          <w:szCs w:val="32"/>
          <w:lang w:val="ru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4A80FF6" wp14:editId="0E790C3D">
                <wp:simplePos x="0" y="0"/>
                <wp:positionH relativeFrom="column">
                  <wp:posOffset>1261745</wp:posOffset>
                </wp:positionH>
                <wp:positionV relativeFrom="paragraph">
                  <wp:posOffset>2387600</wp:posOffset>
                </wp:positionV>
                <wp:extent cx="2787015" cy="1404620"/>
                <wp:effectExtent l="0" t="0" r="0" b="0"/>
                <wp:wrapSquare wrapText="bothSides"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0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3CE8" w:rsidRPr="005E6AD7" w:rsidRDefault="000F3CE8" w:rsidP="000F3CE8">
                            <w:pPr>
                              <w:pStyle w:val="a3"/>
                              <w:spacing w:line="360" w:lineRule="auto"/>
                              <w:jc w:val="center"/>
                              <w:rPr>
                                <w:rFonts w:ascii="Proxima Nova Rg" w:hAnsi="Proxima Nova Rg" w:cs="Arial"/>
                                <w:b/>
                                <w:bCs/>
                                <w:noProof/>
                                <w:sz w:val="40"/>
                                <w:szCs w:val="28"/>
                                <w:lang w:val="en-US"/>
                              </w:rPr>
                            </w:pPr>
                            <w:bookmarkStart w:id="1" w:name="_GoBack"/>
                            <w:r w:rsidRPr="005E6AD7">
                              <w:rPr>
                                <w:rFonts w:ascii="Proxima Nova Rg" w:hAnsi="Proxima Nova Rg" w:cs="Arial"/>
                                <w:b/>
                                <w:bCs/>
                                <w:noProof/>
                                <w:sz w:val="40"/>
                                <w:szCs w:val="28"/>
                                <w:lang w:val="ru"/>
                              </w:rPr>
                              <w:t>Введение</w:t>
                            </w:r>
                          </w:p>
                          <w:p w:rsidR="000F3CE8" w:rsidRPr="005E6AD7" w:rsidRDefault="00DE4155" w:rsidP="000F3CE8">
                            <w:pPr>
                              <w:pStyle w:val="a3"/>
                              <w:spacing w:line="360" w:lineRule="auto"/>
                              <w:jc w:val="center"/>
                              <w:rPr>
                                <w:rFonts w:ascii="Proxima Nova Rg" w:hAnsi="Proxima Nova Rg" w:cs="Arial"/>
                                <w:noProof/>
                                <w:sz w:val="28"/>
                                <w:szCs w:val="20"/>
                                <w:lang w:val="ru-RU"/>
                              </w:rPr>
                            </w:pPr>
                            <w:r w:rsidRPr="005E6AD7">
                              <w:rPr>
                                <w:rFonts w:ascii="Proxima Nova Rg" w:hAnsi="Proxima Nova Rg" w:cs="Arial"/>
                                <w:noProof/>
                                <w:sz w:val="28"/>
                                <w:szCs w:val="20"/>
                                <w:lang w:val="en-US"/>
                              </w:rPr>
                              <w:t>BL_</w:t>
                            </w:r>
                            <w:r w:rsidR="000F3CE8" w:rsidRPr="005E6AD7">
                              <w:rPr>
                                <w:rFonts w:ascii="Proxima Nova Rg" w:hAnsi="Proxima Nova Rg" w:cs="Arial"/>
                                <w:noProof/>
                                <w:sz w:val="28"/>
                                <w:szCs w:val="20"/>
                                <w:lang w:val="ru"/>
                              </w:rPr>
                              <w:t>PRC-ALL-00-1001</w:t>
                            </w:r>
                          </w:p>
                          <w:bookmarkEnd w:id="1"/>
                          <w:p w:rsidR="000F3CE8" w:rsidRPr="005E6AD7" w:rsidRDefault="000F3CE8" w:rsidP="000F3CE8">
                            <w:pPr>
                              <w:jc w:val="center"/>
                              <w:rPr>
                                <w:rFonts w:ascii="Proxima Nova Rg" w:hAnsi="Proxima Nova Rg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A80FF6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99.35pt;margin-top:188pt;width:219.4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" stroked="f">
                <v:textbox style="mso-fit-shape-to-text:t">
                  <w:txbxContent>
                    <w:p w:rsidR="000F3CE8" w:rsidRPr="005E6AD7" w:rsidRDefault="000F3CE8" w:rsidP="000F3CE8">
                      <w:pPr>
                        <w:pStyle w:val="a3"/>
                        <w:spacing w:line="360" w:lineRule="auto"/>
                        <w:jc w:val="center"/>
                        <w:rPr>
                          <w:rFonts w:ascii="Proxima Nova Rg" w:hAnsi="Proxima Nova Rg" w:cs="Arial"/>
                          <w:b/>
                          <w:bCs/>
                          <w:noProof/>
                          <w:sz w:val="40"/>
                          <w:szCs w:val="28"/>
                          <w:lang w:val="en-US"/>
                        </w:rPr>
                      </w:pPr>
                      <w:bookmarkStart w:id="2" w:name="_GoBack"/>
                      <w:r w:rsidRPr="005E6AD7">
                        <w:rPr>
                          <w:rFonts w:ascii="Proxima Nova Rg" w:hAnsi="Proxima Nova Rg" w:cs="Arial"/>
                          <w:b/>
                          <w:bCs/>
                          <w:noProof/>
                          <w:sz w:val="40"/>
                          <w:szCs w:val="28"/>
                          <w:lang w:val="ru"/>
                        </w:rPr>
                        <w:t>Введение</w:t>
                      </w:r>
                    </w:p>
                    <w:p w:rsidR="000F3CE8" w:rsidRPr="005E6AD7" w:rsidRDefault="00DE4155" w:rsidP="000F3CE8">
                      <w:pPr>
                        <w:pStyle w:val="a3"/>
                        <w:spacing w:line="360" w:lineRule="auto"/>
                        <w:jc w:val="center"/>
                        <w:rPr>
                          <w:rFonts w:ascii="Proxima Nova Rg" w:hAnsi="Proxima Nova Rg" w:cs="Arial"/>
                          <w:noProof/>
                          <w:sz w:val="28"/>
                          <w:szCs w:val="20"/>
                          <w:lang w:val="ru-RU"/>
                        </w:rPr>
                      </w:pPr>
                      <w:r w:rsidRPr="005E6AD7">
                        <w:rPr>
                          <w:rFonts w:ascii="Proxima Nova Rg" w:hAnsi="Proxima Nova Rg" w:cs="Arial"/>
                          <w:noProof/>
                          <w:sz w:val="28"/>
                          <w:szCs w:val="20"/>
                          <w:lang w:val="en-US"/>
                        </w:rPr>
                        <w:t>BL_</w:t>
                      </w:r>
                      <w:r w:rsidR="000F3CE8" w:rsidRPr="005E6AD7">
                        <w:rPr>
                          <w:rFonts w:ascii="Proxima Nova Rg" w:hAnsi="Proxima Nova Rg" w:cs="Arial"/>
                          <w:noProof/>
                          <w:sz w:val="28"/>
                          <w:szCs w:val="20"/>
                          <w:lang w:val="ru"/>
                        </w:rPr>
                        <w:t>PRC-ALL-00-1001</w:t>
                      </w:r>
                    </w:p>
                    <w:bookmarkEnd w:id="2"/>
                    <w:p w:rsidR="000F3CE8" w:rsidRPr="005E6AD7" w:rsidRDefault="000F3CE8" w:rsidP="000F3CE8">
                      <w:pPr>
                        <w:jc w:val="center"/>
                        <w:rPr>
                          <w:rFonts w:ascii="Proxima Nova Rg" w:hAnsi="Proxima Nova Rg"/>
                          <w:sz w:val="28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D1267">
        <w:rPr>
          <w:rFonts w:ascii="Proxima Nova Rg" w:hAnsi="Proxima Nova Rg"/>
          <w:noProof/>
        </w:rPr>
        <w:drawing>
          <wp:anchor distT="0" distB="0" distL="114300" distR="114300" simplePos="0" relativeHeight="251664384" behindDoc="0" locked="0" layoutInCell="1" allowOverlap="1" wp14:anchorId="2EA0FC22" wp14:editId="70F55D72">
            <wp:simplePos x="0" y="0"/>
            <wp:positionH relativeFrom="column">
              <wp:posOffset>3485209</wp:posOffset>
            </wp:positionH>
            <wp:positionV relativeFrom="paragraph">
              <wp:posOffset>52268</wp:posOffset>
            </wp:positionV>
            <wp:extent cx="2440305" cy="220345"/>
            <wp:effectExtent l="0" t="0" r="0" b="825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6F39" w:rsidRPr="00AD126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Elena Melenteva">
    <w15:presenceInfo w15:providerId="AD" w15:userId="S-1-5-21-2941801195-3191893362-4079173992-11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E8"/>
    <w:rsid w:val="000F3CE8"/>
    <w:rsid w:val="005E6AD7"/>
    <w:rsid w:val="00860CBA"/>
    <w:rsid w:val="00AD1267"/>
    <w:rsid w:val="00DE4155"/>
    <w:rsid w:val="00E5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5378A"/>
  <w15:chartTrackingRefBased/>
  <w15:docId w15:val="{5E4FE088-3612-4B03-B3C3-5D39037F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3CE8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rsid w:val="000F3CE8"/>
    <w:pPr>
      <w:tabs>
        <w:tab w:val="center" w:pos="4320"/>
        <w:tab w:val="right" w:pos="8640"/>
      </w:tabs>
    </w:pPr>
  </w:style>
  <w:style w:type="character" w:customStyle="1" w:styleId="a4">
    <w:name w:val="Верхний колонтитул Знак"/>
    <w:aliases w:val="Header Title Знак"/>
    <w:basedOn w:val="a0"/>
    <w:link w:val="a3"/>
    <w:rsid w:val="000F3CE8"/>
    <w:rPr>
      <w:rFonts w:ascii="Arial" w:eastAsia="Times New Roman" w:hAnsi="Arial" w:cs="Times New Roman"/>
      <w:sz w:val="20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dcterms:created xsi:type="dcterms:W3CDTF">2024-12-04T12:51:00Z</dcterms:created>
  <dcterms:modified xsi:type="dcterms:W3CDTF">2024-12-13T08:15:00Z</dcterms:modified>
  <cp:version>0.1</cp:version>
</cp:coreProperties>
</file>