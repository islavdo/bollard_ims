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238"/>
        <w:tblW w:w="14635" w:type="dxa"/>
        <w:tblLayout w:type="fixed"/>
        <w:tblLook w:val="04A0" w:firstRow="1" w:lastRow="0" w:firstColumn="1" w:lastColumn="0" w:noHBand="0" w:noVBand="1"/>
      </w:tblPr>
      <w:tblGrid>
        <w:gridCol w:w="1881"/>
        <w:gridCol w:w="2239"/>
        <w:gridCol w:w="5236"/>
        <w:gridCol w:w="5279"/>
      </w:tblGrid>
      <w:tr w:rsidR="008E468A" w:rsidRPr="00183403" w:rsidTr="0060131D">
        <w:trPr>
          <w:trHeight w:val="255"/>
        </w:trPr>
        <w:tc>
          <w:tcPr>
            <w:tcW w:w="1881" w:type="dxa"/>
            <w:shd w:val="clear" w:color="auto" w:fill="auto"/>
            <w:noWrap/>
            <w:vAlign w:val="bottom"/>
            <w:hideMark/>
          </w:tcPr>
          <w:p w:rsidR="008E468A" w:rsidRPr="00183403" w:rsidRDefault="008E468A" w:rsidP="008E468A">
            <w:pPr>
              <w:tabs>
                <w:tab w:val="left" w:pos="326"/>
              </w:tabs>
              <w:rPr>
                <w:color w:val="000000"/>
                <w:sz w:val="26"/>
                <w:szCs w:val="26"/>
              </w:rPr>
            </w:pPr>
          </w:p>
        </w:tc>
        <w:tc>
          <w:tcPr>
            <w:tcW w:w="2239" w:type="dxa"/>
            <w:shd w:val="clear" w:color="auto" w:fill="auto"/>
            <w:noWrap/>
            <w:vAlign w:val="bottom"/>
            <w:hideMark/>
          </w:tcPr>
          <w:p w:rsidR="008E468A" w:rsidRPr="00183403" w:rsidRDefault="008E468A" w:rsidP="008E468A">
            <w:pPr>
              <w:rPr>
                <w:color w:val="000000"/>
                <w:sz w:val="26"/>
                <w:szCs w:val="26"/>
              </w:rPr>
            </w:pPr>
          </w:p>
        </w:tc>
        <w:tc>
          <w:tcPr>
            <w:tcW w:w="5236" w:type="dxa"/>
            <w:shd w:val="clear" w:color="auto" w:fill="auto"/>
            <w:noWrap/>
            <w:vAlign w:val="bottom"/>
            <w:hideMark/>
          </w:tcPr>
          <w:p w:rsidR="008E468A" w:rsidRPr="00183403" w:rsidRDefault="008E468A" w:rsidP="008E468A">
            <w:pPr>
              <w:rPr>
                <w:color w:val="000000"/>
                <w:sz w:val="26"/>
                <w:szCs w:val="26"/>
              </w:rPr>
            </w:pPr>
          </w:p>
        </w:tc>
        <w:tc>
          <w:tcPr>
            <w:tcW w:w="5279" w:type="dxa"/>
            <w:shd w:val="clear" w:color="auto" w:fill="auto"/>
            <w:noWrap/>
            <w:vAlign w:val="center"/>
            <w:hideMark/>
          </w:tcPr>
          <w:p w:rsidR="008E468A" w:rsidRPr="007D67AF" w:rsidRDefault="008E468A" w:rsidP="008E468A">
            <w:pPr>
              <w:rPr>
                <w:bCs/>
                <w:color w:val="000000"/>
                <w:sz w:val="26"/>
                <w:szCs w:val="26"/>
              </w:rPr>
            </w:pPr>
            <w:r w:rsidRPr="007D67AF">
              <w:rPr>
                <w:bCs/>
                <w:color w:val="000000"/>
                <w:sz w:val="26"/>
                <w:szCs w:val="26"/>
              </w:rPr>
              <w:t xml:space="preserve">      </w:t>
            </w:r>
            <w:r>
              <w:rPr>
                <w:bCs/>
                <w:color w:val="000000"/>
                <w:sz w:val="26"/>
                <w:szCs w:val="26"/>
              </w:rPr>
              <w:t xml:space="preserve">      </w:t>
            </w:r>
            <w:r w:rsidRPr="007D67AF">
              <w:rPr>
                <w:bCs/>
                <w:color w:val="000000"/>
                <w:sz w:val="26"/>
                <w:szCs w:val="26"/>
              </w:rPr>
              <w:t xml:space="preserve"> </w:t>
            </w:r>
            <w:r>
              <w:rPr>
                <w:bCs/>
                <w:color w:val="000000"/>
                <w:sz w:val="26"/>
                <w:szCs w:val="26"/>
              </w:rPr>
              <w:t xml:space="preserve">        </w:t>
            </w:r>
            <w:r w:rsidR="00494840">
              <w:rPr>
                <w:bCs/>
                <w:color w:val="000000"/>
                <w:sz w:val="26"/>
                <w:szCs w:val="26"/>
              </w:rPr>
              <w:t xml:space="preserve">   «</w:t>
            </w:r>
            <w:r>
              <w:rPr>
                <w:bCs/>
                <w:color w:val="000000"/>
                <w:sz w:val="26"/>
                <w:szCs w:val="26"/>
              </w:rPr>
              <w:t xml:space="preserve"> </w:t>
            </w:r>
            <w:r w:rsidRPr="007D67AF">
              <w:rPr>
                <w:bCs/>
                <w:color w:val="000000"/>
                <w:sz w:val="26"/>
                <w:szCs w:val="26"/>
              </w:rPr>
              <w:t>УТВЕРЖДАЮ</w:t>
            </w:r>
            <w:r w:rsidR="00494840">
              <w:rPr>
                <w:bCs/>
                <w:color w:val="000000"/>
                <w:sz w:val="26"/>
                <w:szCs w:val="26"/>
              </w:rPr>
              <w:t>»</w:t>
            </w:r>
          </w:p>
        </w:tc>
      </w:tr>
      <w:tr w:rsidR="008E468A" w:rsidRPr="00183403" w:rsidTr="0060131D">
        <w:trPr>
          <w:trHeight w:val="255"/>
        </w:trPr>
        <w:tc>
          <w:tcPr>
            <w:tcW w:w="1881" w:type="dxa"/>
            <w:shd w:val="clear" w:color="auto" w:fill="auto"/>
            <w:noWrap/>
            <w:vAlign w:val="bottom"/>
            <w:hideMark/>
          </w:tcPr>
          <w:p w:rsidR="008E468A" w:rsidRPr="00183403" w:rsidRDefault="006636F8" w:rsidP="008E468A">
            <w:pPr>
              <w:rPr>
                <w:color w:val="000000"/>
                <w:sz w:val="26"/>
                <w:szCs w:val="26"/>
              </w:rPr>
            </w:pPr>
            <w:ins w:id="0" w:author="Bollard Practice1" w:date="2024-11-21T09:43:00Z">
              <w:r>
                <w:rPr>
                  <w:rFonts w:cs="Arial"/>
                  <w:smallCaps/>
                  <w:noProof/>
                </w:rPr>
                <w:drawing>
                  <wp:anchor distT="0" distB="0" distL="114300" distR="114300" simplePos="0" relativeHeight="251659264" behindDoc="0" locked="0" layoutInCell="1" allowOverlap="1" wp14:anchorId="75F47941" wp14:editId="3EDC9884">
                    <wp:simplePos x="0" y="0"/>
                    <wp:positionH relativeFrom="column">
                      <wp:posOffset>-62865</wp:posOffset>
                    </wp:positionH>
                    <wp:positionV relativeFrom="paragraph">
                      <wp:posOffset>-54610</wp:posOffset>
                    </wp:positionV>
                    <wp:extent cx="2428875" cy="213995"/>
                    <wp:effectExtent l="0" t="0" r="9525"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8875" cy="213995"/>
                            </a:xfrm>
                            <a:prstGeom prst="rect">
                              <a:avLst/>
                            </a:prstGeom>
                            <a:noFill/>
                          </pic:spPr>
                        </pic:pic>
                      </a:graphicData>
                    </a:graphic>
                    <wp14:sizeRelH relativeFrom="margin">
                      <wp14:pctWidth>0</wp14:pctWidth>
                    </wp14:sizeRelH>
                    <wp14:sizeRelV relativeFrom="margin">
                      <wp14:pctHeight>0</wp14:pctHeight>
                    </wp14:sizeRelV>
                  </wp:anchor>
                </w:drawing>
              </w:r>
            </w:ins>
          </w:p>
        </w:tc>
        <w:tc>
          <w:tcPr>
            <w:tcW w:w="2239" w:type="dxa"/>
            <w:shd w:val="clear" w:color="auto" w:fill="auto"/>
            <w:noWrap/>
            <w:vAlign w:val="bottom"/>
            <w:hideMark/>
          </w:tcPr>
          <w:p w:rsidR="008E468A" w:rsidRPr="00183403" w:rsidRDefault="008E468A" w:rsidP="008E468A">
            <w:pPr>
              <w:rPr>
                <w:color w:val="000000"/>
                <w:sz w:val="26"/>
                <w:szCs w:val="26"/>
              </w:rPr>
            </w:pPr>
          </w:p>
        </w:tc>
        <w:tc>
          <w:tcPr>
            <w:tcW w:w="5236" w:type="dxa"/>
            <w:shd w:val="clear" w:color="auto" w:fill="auto"/>
            <w:noWrap/>
            <w:vAlign w:val="bottom"/>
            <w:hideMark/>
          </w:tcPr>
          <w:p w:rsidR="008E468A" w:rsidRPr="00183403" w:rsidRDefault="008E468A" w:rsidP="008E468A">
            <w:pPr>
              <w:rPr>
                <w:color w:val="000000"/>
                <w:sz w:val="26"/>
                <w:szCs w:val="26"/>
              </w:rPr>
            </w:pPr>
          </w:p>
        </w:tc>
        <w:tc>
          <w:tcPr>
            <w:tcW w:w="5279" w:type="dxa"/>
            <w:shd w:val="clear" w:color="auto" w:fill="auto"/>
            <w:noWrap/>
            <w:vAlign w:val="center"/>
            <w:hideMark/>
          </w:tcPr>
          <w:p w:rsidR="008E468A" w:rsidRPr="007D67AF" w:rsidRDefault="00494840" w:rsidP="00494840">
            <w:pPr>
              <w:rPr>
                <w:bCs/>
                <w:color w:val="000000"/>
                <w:sz w:val="26"/>
                <w:szCs w:val="26"/>
              </w:rPr>
            </w:pPr>
            <w:r>
              <w:rPr>
                <w:bCs/>
                <w:color w:val="000000"/>
                <w:sz w:val="26"/>
                <w:szCs w:val="26"/>
              </w:rPr>
              <w:t xml:space="preserve">                       Директор ООО «</w:t>
            </w:r>
            <w:proofErr w:type="spellStart"/>
            <w:r>
              <w:rPr>
                <w:bCs/>
                <w:color w:val="000000"/>
                <w:sz w:val="26"/>
                <w:szCs w:val="26"/>
              </w:rPr>
              <w:t>Боллард</w:t>
            </w:r>
            <w:proofErr w:type="spellEnd"/>
            <w:r>
              <w:rPr>
                <w:bCs/>
                <w:color w:val="000000"/>
                <w:sz w:val="26"/>
                <w:szCs w:val="26"/>
              </w:rPr>
              <w:t>»</w:t>
            </w:r>
          </w:p>
        </w:tc>
      </w:tr>
      <w:tr w:rsidR="008E468A" w:rsidRPr="008F505A" w:rsidTr="0060131D">
        <w:trPr>
          <w:trHeight w:val="255"/>
        </w:trPr>
        <w:tc>
          <w:tcPr>
            <w:tcW w:w="1881" w:type="dxa"/>
            <w:shd w:val="clear" w:color="auto" w:fill="auto"/>
            <w:noWrap/>
            <w:vAlign w:val="bottom"/>
            <w:hideMark/>
          </w:tcPr>
          <w:p w:rsidR="008E468A" w:rsidRPr="008F505A" w:rsidRDefault="008E468A" w:rsidP="008E468A">
            <w:pPr>
              <w:rPr>
                <w:color w:val="000000"/>
                <w:sz w:val="20"/>
                <w:szCs w:val="20"/>
              </w:rPr>
            </w:pPr>
          </w:p>
        </w:tc>
        <w:tc>
          <w:tcPr>
            <w:tcW w:w="2239" w:type="dxa"/>
            <w:shd w:val="clear" w:color="auto" w:fill="auto"/>
            <w:noWrap/>
            <w:vAlign w:val="bottom"/>
            <w:hideMark/>
          </w:tcPr>
          <w:p w:rsidR="008E468A" w:rsidRPr="008F505A" w:rsidRDefault="008E468A" w:rsidP="008E468A">
            <w:pPr>
              <w:rPr>
                <w:color w:val="000000"/>
                <w:sz w:val="20"/>
                <w:szCs w:val="20"/>
              </w:rPr>
            </w:pPr>
          </w:p>
        </w:tc>
        <w:tc>
          <w:tcPr>
            <w:tcW w:w="5236" w:type="dxa"/>
            <w:shd w:val="clear" w:color="auto" w:fill="auto"/>
            <w:noWrap/>
            <w:vAlign w:val="bottom"/>
            <w:hideMark/>
          </w:tcPr>
          <w:p w:rsidR="008E468A" w:rsidRPr="008F505A" w:rsidRDefault="008E468A" w:rsidP="008E468A">
            <w:pPr>
              <w:rPr>
                <w:color w:val="000000"/>
                <w:sz w:val="20"/>
                <w:szCs w:val="20"/>
              </w:rPr>
            </w:pPr>
          </w:p>
        </w:tc>
        <w:tc>
          <w:tcPr>
            <w:tcW w:w="5279" w:type="dxa"/>
            <w:shd w:val="clear" w:color="auto" w:fill="auto"/>
            <w:noWrap/>
            <w:vAlign w:val="center"/>
            <w:hideMark/>
          </w:tcPr>
          <w:p w:rsidR="008E468A" w:rsidRDefault="008E468A" w:rsidP="008E468A">
            <w:pPr>
              <w:rPr>
                <w:b/>
                <w:bCs/>
                <w:color w:val="000000"/>
                <w:sz w:val="20"/>
                <w:szCs w:val="20"/>
              </w:rPr>
            </w:pPr>
            <w:r>
              <w:rPr>
                <w:b/>
                <w:bCs/>
                <w:color w:val="000000"/>
                <w:sz w:val="20"/>
                <w:szCs w:val="20"/>
              </w:rPr>
              <w:t xml:space="preserve">                </w:t>
            </w:r>
            <w:ins w:id="1" w:author="Igor Lavrukevich" w:date="2024-11-21T15:29:00Z">
              <w:r w:rsidR="00653155">
                <w:rPr>
                  <w:b/>
                  <w:bCs/>
                  <w:color w:val="000000"/>
                  <w:sz w:val="20"/>
                  <w:szCs w:val="20"/>
                </w:rPr>
                <w:t xml:space="preserve">             </w:t>
              </w:r>
            </w:ins>
            <w:ins w:id="2" w:author="Igor Lavrukevich" w:date="2024-11-21T15:30:00Z">
              <w:r w:rsidR="00653155">
                <w:rPr>
                  <w:b/>
                  <w:bCs/>
                  <w:color w:val="000000"/>
                  <w:sz w:val="20"/>
                  <w:szCs w:val="20"/>
                </w:rPr>
                <w:t xml:space="preserve">             </w:t>
              </w:r>
            </w:ins>
            <w:r w:rsidR="00494840">
              <w:rPr>
                <w:b/>
                <w:bCs/>
                <w:color w:val="000000"/>
                <w:sz w:val="20"/>
                <w:szCs w:val="20"/>
              </w:rPr>
              <w:t xml:space="preserve">                </w:t>
            </w:r>
            <w:bookmarkStart w:id="3" w:name="_GoBack"/>
            <w:bookmarkEnd w:id="3"/>
          </w:p>
          <w:p w:rsidR="008E468A" w:rsidRDefault="008E468A" w:rsidP="008E468A">
            <w:pPr>
              <w:jc w:val="right"/>
              <w:rPr>
                <w:b/>
                <w:bCs/>
                <w:color w:val="000000"/>
                <w:sz w:val="20"/>
                <w:szCs w:val="20"/>
              </w:rPr>
            </w:pPr>
          </w:p>
          <w:p w:rsidR="008E468A" w:rsidRPr="008F505A" w:rsidRDefault="008E468A" w:rsidP="008E468A">
            <w:pPr>
              <w:jc w:val="center"/>
              <w:rPr>
                <w:bCs/>
                <w:color w:val="000000"/>
                <w:sz w:val="20"/>
                <w:szCs w:val="20"/>
              </w:rPr>
            </w:pPr>
            <w:r>
              <w:rPr>
                <w:b/>
                <w:bCs/>
                <w:color w:val="000000"/>
                <w:sz w:val="20"/>
                <w:szCs w:val="20"/>
              </w:rPr>
              <w:t>_______________</w:t>
            </w:r>
          </w:p>
        </w:tc>
      </w:tr>
      <w:tr w:rsidR="008E468A" w:rsidRPr="008F505A" w:rsidTr="0060131D">
        <w:trPr>
          <w:trHeight w:val="255"/>
        </w:trPr>
        <w:tc>
          <w:tcPr>
            <w:tcW w:w="1881" w:type="dxa"/>
            <w:shd w:val="clear" w:color="auto" w:fill="auto"/>
            <w:noWrap/>
            <w:vAlign w:val="bottom"/>
            <w:hideMark/>
          </w:tcPr>
          <w:p w:rsidR="008E468A" w:rsidRPr="008F505A" w:rsidRDefault="008E468A" w:rsidP="008E468A">
            <w:pPr>
              <w:rPr>
                <w:color w:val="000000"/>
                <w:sz w:val="20"/>
                <w:szCs w:val="20"/>
              </w:rPr>
            </w:pPr>
          </w:p>
        </w:tc>
        <w:tc>
          <w:tcPr>
            <w:tcW w:w="2239" w:type="dxa"/>
            <w:shd w:val="clear" w:color="auto" w:fill="auto"/>
            <w:noWrap/>
            <w:vAlign w:val="bottom"/>
            <w:hideMark/>
          </w:tcPr>
          <w:p w:rsidR="008E468A" w:rsidRPr="008F505A" w:rsidRDefault="008E468A" w:rsidP="008E468A">
            <w:pPr>
              <w:rPr>
                <w:color w:val="000000"/>
                <w:sz w:val="20"/>
                <w:szCs w:val="20"/>
              </w:rPr>
            </w:pPr>
          </w:p>
        </w:tc>
        <w:tc>
          <w:tcPr>
            <w:tcW w:w="5236" w:type="dxa"/>
            <w:shd w:val="clear" w:color="auto" w:fill="auto"/>
            <w:noWrap/>
            <w:vAlign w:val="bottom"/>
            <w:hideMark/>
          </w:tcPr>
          <w:p w:rsidR="008E468A" w:rsidRPr="008F505A" w:rsidRDefault="008E468A" w:rsidP="008E468A">
            <w:pPr>
              <w:rPr>
                <w:color w:val="000000"/>
                <w:sz w:val="20"/>
                <w:szCs w:val="20"/>
              </w:rPr>
            </w:pPr>
          </w:p>
        </w:tc>
        <w:tc>
          <w:tcPr>
            <w:tcW w:w="5279" w:type="dxa"/>
            <w:shd w:val="clear" w:color="auto" w:fill="auto"/>
            <w:noWrap/>
            <w:vAlign w:val="center"/>
            <w:hideMark/>
          </w:tcPr>
          <w:p w:rsidR="008E468A" w:rsidRPr="007D67AF" w:rsidRDefault="005D653D" w:rsidP="008E468A">
            <w:pPr>
              <w:jc w:val="center"/>
              <w:rPr>
                <w:bCs/>
                <w:color w:val="000000"/>
                <w:sz w:val="26"/>
                <w:szCs w:val="26"/>
              </w:rPr>
            </w:pPr>
            <w:r>
              <w:rPr>
                <w:bCs/>
                <w:color w:val="000000"/>
                <w:sz w:val="26"/>
                <w:szCs w:val="26"/>
              </w:rPr>
              <w:t xml:space="preserve">« </w:t>
            </w:r>
            <w:r w:rsidR="00AB3ED3">
              <w:rPr>
                <w:bCs/>
                <w:color w:val="000000"/>
                <w:sz w:val="26"/>
                <w:szCs w:val="26"/>
              </w:rPr>
              <w:t xml:space="preserve"> </w:t>
            </w:r>
            <w:r w:rsidR="00653155">
              <w:rPr>
                <w:bCs/>
                <w:color w:val="000000"/>
                <w:sz w:val="26"/>
                <w:szCs w:val="26"/>
              </w:rPr>
              <w:t xml:space="preserve">    </w:t>
            </w:r>
            <w:r w:rsidR="00AB3ED3">
              <w:rPr>
                <w:bCs/>
                <w:color w:val="000000"/>
                <w:sz w:val="26"/>
                <w:szCs w:val="26"/>
              </w:rPr>
              <w:t>» декабря  202</w:t>
            </w:r>
            <w:r w:rsidR="00653155">
              <w:rPr>
                <w:bCs/>
                <w:color w:val="000000"/>
                <w:sz w:val="26"/>
                <w:szCs w:val="26"/>
              </w:rPr>
              <w:t>4</w:t>
            </w:r>
            <w:r w:rsidR="008E468A" w:rsidRPr="007D67AF">
              <w:rPr>
                <w:bCs/>
                <w:color w:val="000000"/>
                <w:sz w:val="26"/>
                <w:szCs w:val="26"/>
              </w:rPr>
              <w:t xml:space="preserve"> г.</w:t>
            </w:r>
          </w:p>
        </w:tc>
      </w:tr>
    </w:tbl>
    <w:p w:rsidR="001422F7" w:rsidRDefault="001422F7" w:rsidP="00183403">
      <w:pPr>
        <w:jc w:val="right"/>
        <w:rPr>
          <w:sz w:val="26"/>
          <w:szCs w:val="26"/>
        </w:rPr>
      </w:pPr>
    </w:p>
    <w:p w:rsidR="001347F4" w:rsidRPr="00AB3ED3" w:rsidRDefault="008E468A" w:rsidP="00AB3ED3">
      <w:pPr>
        <w:tabs>
          <w:tab w:val="left" w:pos="4680"/>
        </w:tabs>
        <w:jc w:val="center"/>
        <w:rPr>
          <w:b/>
          <w:szCs w:val="28"/>
        </w:rPr>
      </w:pPr>
      <w:r w:rsidRPr="00AB3ED3">
        <w:rPr>
          <w:b/>
          <w:szCs w:val="28"/>
        </w:rPr>
        <w:t>П</w:t>
      </w:r>
      <w:r w:rsidR="001422F7" w:rsidRPr="00AB3ED3">
        <w:rPr>
          <w:b/>
          <w:szCs w:val="28"/>
        </w:rPr>
        <w:t>лан</w:t>
      </w:r>
      <w:r w:rsidR="00AB3ED3">
        <w:rPr>
          <w:b/>
          <w:szCs w:val="28"/>
        </w:rPr>
        <w:t xml:space="preserve"> </w:t>
      </w:r>
      <w:r w:rsidR="00EF53F6" w:rsidRPr="00AB3ED3">
        <w:rPr>
          <w:b/>
          <w:szCs w:val="28"/>
        </w:rPr>
        <w:t>п</w:t>
      </w:r>
      <w:r w:rsidR="001422F7" w:rsidRPr="00AB3ED3">
        <w:rPr>
          <w:b/>
          <w:szCs w:val="28"/>
        </w:rPr>
        <w:t>рофессиональной подготовки</w:t>
      </w:r>
      <w:r w:rsidR="00AB3ED3" w:rsidRPr="00AB3ED3">
        <w:rPr>
          <w:b/>
          <w:szCs w:val="28"/>
        </w:rPr>
        <w:t xml:space="preserve"> </w:t>
      </w:r>
      <w:r w:rsidR="001422F7" w:rsidRPr="00AB3ED3">
        <w:rPr>
          <w:b/>
          <w:szCs w:val="28"/>
        </w:rPr>
        <w:t>спасателей</w:t>
      </w:r>
      <w:r w:rsidR="00AB3ED3">
        <w:rPr>
          <w:b/>
          <w:szCs w:val="28"/>
        </w:rPr>
        <w:t xml:space="preserve"> ООО «</w:t>
      </w:r>
      <w:proofErr w:type="spellStart"/>
      <w:r w:rsidR="0054551D">
        <w:rPr>
          <w:b/>
          <w:szCs w:val="28"/>
        </w:rPr>
        <w:t>Боллард</w:t>
      </w:r>
      <w:proofErr w:type="spellEnd"/>
      <w:r w:rsidR="00AB3ED3">
        <w:rPr>
          <w:b/>
          <w:szCs w:val="28"/>
        </w:rPr>
        <w:t>»</w:t>
      </w:r>
      <w:r w:rsidR="001422F7" w:rsidRPr="00AB3ED3">
        <w:rPr>
          <w:b/>
          <w:szCs w:val="28"/>
        </w:rPr>
        <w:t xml:space="preserve"> </w:t>
      </w:r>
      <w:r w:rsidR="0075786C" w:rsidRPr="00AB3ED3">
        <w:rPr>
          <w:b/>
          <w:szCs w:val="28"/>
        </w:rPr>
        <w:t xml:space="preserve">на </w:t>
      </w:r>
      <w:r w:rsidRPr="00AB3ED3">
        <w:rPr>
          <w:b/>
          <w:szCs w:val="28"/>
        </w:rPr>
        <w:t>2</w:t>
      </w:r>
      <w:r w:rsidR="0075786C" w:rsidRPr="00AB3ED3">
        <w:rPr>
          <w:b/>
          <w:szCs w:val="28"/>
        </w:rPr>
        <w:t>02</w:t>
      </w:r>
      <w:r w:rsidR="0054551D">
        <w:rPr>
          <w:b/>
          <w:szCs w:val="28"/>
        </w:rPr>
        <w:t>5</w:t>
      </w:r>
      <w:r w:rsidR="0075786C" w:rsidRPr="00AB3ED3">
        <w:rPr>
          <w:b/>
          <w:szCs w:val="28"/>
        </w:rPr>
        <w:t xml:space="preserve"> год</w:t>
      </w:r>
    </w:p>
    <w:tbl>
      <w:tblPr>
        <w:tblW w:w="1488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10348"/>
        <w:gridCol w:w="2551"/>
      </w:tblGrid>
      <w:tr w:rsidR="00F30BFB" w:rsidRPr="008F505A" w:rsidTr="0011771B">
        <w:trPr>
          <w:trHeight w:val="525"/>
        </w:trPr>
        <w:tc>
          <w:tcPr>
            <w:tcW w:w="1985" w:type="dxa"/>
            <w:shd w:val="clear" w:color="auto" w:fill="auto"/>
            <w:vAlign w:val="center"/>
            <w:hideMark/>
          </w:tcPr>
          <w:p w:rsidR="00F30BFB" w:rsidRPr="00AB3ED3" w:rsidRDefault="00F30BFB" w:rsidP="00F30BFB">
            <w:pPr>
              <w:jc w:val="center"/>
              <w:rPr>
                <w:b/>
                <w:color w:val="000000"/>
                <w:sz w:val="24"/>
              </w:rPr>
            </w:pPr>
            <w:r w:rsidRPr="00AB3ED3">
              <w:rPr>
                <w:b/>
                <w:color w:val="000000"/>
                <w:sz w:val="24"/>
              </w:rPr>
              <w:t>Месяц</w:t>
            </w:r>
          </w:p>
        </w:tc>
        <w:tc>
          <w:tcPr>
            <w:tcW w:w="10348" w:type="dxa"/>
            <w:shd w:val="clear" w:color="auto" w:fill="auto"/>
            <w:vAlign w:val="center"/>
            <w:hideMark/>
          </w:tcPr>
          <w:p w:rsidR="00F30BFB" w:rsidRPr="00AB3ED3" w:rsidRDefault="00F30BFB" w:rsidP="001347F4">
            <w:pPr>
              <w:jc w:val="center"/>
              <w:rPr>
                <w:b/>
                <w:color w:val="000000"/>
                <w:sz w:val="24"/>
              </w:rPr>
            </w:pPr>
            <w:r w:rsidRPr="00AB3ED3">
              <w:rPr>
                <w:b/>
                <w:color w:val="000000"/>
                <w:sz w:val="24"/>
              </w:rPr>
              <w:t>Предмет обучения, номер и наименование темы/номер занятия</w:t>
            </w:r>
          </w:p>
        </w:tc>
        <w:tc>
          <w:tcPr>
            <w:tcW w:w="2551" w:type="dxa"/>
            <w:shd w:val="clear" w:color="auto" w:fill="auto"/>
            <w:vAlign w:val="center"/>
            <w:hideMark/>
          </w:tcPr>
          <w:p w:rsidR="00F30BFB" w:rsidRPr="00AB3ED3" w:rsidRDefault="00F30BFB" w:rsidP="001347F4">
            <w:pPr>
              <w:jc w:val="center"/>
              <w:rPr>
                <w:b/>
                <w:color w:val="000000"/>
                <w:sz w:val="24"/>
              </w:rPr>
            </w:pPr>
            <w:r w:rsidRPr="00AB3ED3">
              <w:rPr>
                <w:b/>
                <w:color w:val="000000"/>
                <w:sz w:val="24"/>
              </w:rPr>
              <w:t>Руководитель занятия</w:t>
            </w:r>
          </w:p>
        </w:tc>
      </w:tr>
      <w:tr w:rsidR="00F30BFB" w:rsidRPr="008F505A" w:rsidTr="009212E0">
        <w:trPr>
          <w:trHeight w:val="525"/>
        </w:trPr>
        <w:tc>
          <w:tcPr>
            <w:tcW w:w="1985" w:type="dxa"/>
            <w:shd w:val="clear" w:color="auto" w:fill="auto"/>
            <w:vAlign w:val="center"/>
          </w:tcPr>
          <w:p w:rsidR="00F30BFB" w:rsidRPr="00652BFB" w:rsidRDefault="00F30BFB" w:rsidP="001347F4">
            <w:pPr>
              <w:pStyle w:val="ac"/>
              <w:jc w:val="center"/>
              <w:rPr>
                <w:rFonts w:ascii="Times New Roman" w:hAnsi="Times New Roman"/>
                <w:b/>
                <w:sz w:val="20"/>
                <w:szCs w:val="20"/>
              </w:rPr>
            </w:pPr>
            <w:r>
              <w:rPr>
                <w:rFonts w:ascii="Times New Roman" w:hAnsi="Times New Roman"/>
                <w:b/>
                <w:sz w:val="20"/>
                <w:szCs w:val="20"/>
              </w:rPr>
              <w:t>Январь</w:t>
            </w:r>
          </w:p>
        </w:tc>
        <w:tc>
          <w:tcPr>
            <w:tcW w:w="10348" w:type="dxa"/>
            <w:shd w:val="clear" w:color="auto" w:fill="auto"/>
            <w:vAlign w:val="center"/>
          </w:tcPr>
          <w:p w:rsidR="00F30BFB" w:rsidRDefault="000140FA" w:rsidP="00F30BFB">
            <w:pPr>
              <w:jc w:val="center"/>
              <w:rPr>
                <w:b/>
                <w:bCs/>
                <w:sz w:val="24"/>
              </w:rPr>
            </w:pPr>
            <w:r>
              <w:rPr>
                <w:b/>
                <w:bCs/>
                <w:sz w:val="24"/>
              </w:rPr>
              <w:t>ОХРАНА ТРУДА</w:t>
            </w:r>
          </w:p>
          <w:p w:rsidR="00F30BFB" w:rsidRPr="0068015E" w:rsidRDefault="00F30BFB" w:rsidP="00F30BFB">
            <w:pPr>
              <w:jc w:val="both"/>
              <w:rPr>
                <w:b/>
                <w:bCs/>
                <w:sz w:val="24"/>
              </w:rPr>
            </w:pPr>
            <w:r w:rsidRPr="0068015E">
              <w:rPr>
                <w:b/>
                <w:bCs/>
                <w:sz w:val="24"/>
              </w:rPr>
              <w:t xml:space="preserve">Тема 1. Трудовая деятельность человека. Основные принципы обеспечения безопасности и охраны труда. </w:t>
            </w:r>
          </w:p>
          <w:p w:rsidR="00F30BFB" w:rsidRPr="00036F32" w:rsidRDefault="00F30BFB" w:rsidP="00F30BFB">
            <w:pPr>
              <w:ind w:firstLine="709"/>
              <w:jc w:val="both"/>
              <w:rPr>
                <w:sz w:val="24"/>
              </w:rPr>
            </w:pPr>
            <w:r>
              <w:rPr>
                <w:b/>
                <w:i/>
                <w:sz w:val="24"/>
              </w:rPr>
              <w:t>Теоретическое – 2</w:t>
            </w:r>
            <w:r w:rsidRPr="00036F32">
              <w:rPr>
                <w:b/>
                <w:i/>
                <w:sz w:val="24"/>
              </w:rPr>
              <w:t xml:space="preserve"> час</w:t>
            </w:r>
            <w:r>
              <w:rPr>
                <w:b/>
                <w:i/>
                <w:sz w:val="24"/>
              </w:rPr>
              <w:t>а</w:t>
            </w:r>
            <w:r w:rsidRPr="00036F32">
              <w:rPr>
                <w:b/>
                <w:i/>
                <w:sz w:val="24"/>
              </w:rPr>
              <w:t>.</w:t>
            </w:r>
          </w:p>
          <w:p w:rsidR="00F30BFB" w:rsidRPr="00036F32" w:rsidRDefault="00F30BFB" w:rsidP="00F30BFB">
            <w:pPr>
              <w:ind w:firstLine="709"/>
              <w:jc w:val="both"/>
              <w:rPr>
                <w:sz w:val="24"/>
              </w:rPr>
            </w:pPr>
            <w:r w:rsidRPr="00036F32">
              <w:rPr>
                <w:sz w:val="24"/>
              </w:rPr>
              <w:t>Условия труда: производственная среда и организация труда. Опасные и вредные производственные факторы. Тяжелые работы и работы с вредными и (или) опасными условиями труда. Оптимальные и допустимые условия труда.</w:t>
            </w:r>
          </w:p>
          <w:p w:rsidR="00F30BFB" w:rsidRPr="00036F32" w:rsidRDefault="00F30BFB" w:rsidP="00F30BFB">
            <w:pPr>
              <w:ind w:firstLine="709"/>
              <w:jc w:val="both"/>
              <w:rPr>
                <w:sz w:val="24"/>
              </w:rPr>
            </w:pPr>
            <w:r w:rsidRPr="00036F32">
              <w:rPr>
                <w:sz w:val="24"/>
              </w:rPr>
              <w:t>Основные принципы обеспечения безопасности труда: совершенствование технологических процессов, модернизация оборудования, устранение или ограничение источников опасностей, ограничение зоны их распространения.</w:t>
            </w:r>
          </w:p>
          <w:p w:rsidR="00F30BFB" w:rsidRPr="00036F32" w:rsidRDefault="00F30BFB" w:rsidP="00F30BFB">
            <w:pPr>
              <w:ind w:firstLine="709"/>
              <w:jc w:val="both"/>
              <w:rPr>
                <w:sz w:val="24"/>
              </w:rPr>
            </w:pPr>
            <w:r w:rsidRPr="00036F32">
              <w:rPr>
                <w:sz w:val="24"/>
              </w:rPr>
              <w:t>Основная задача охраны труда — предотвращение производственного травматизма и профессиональных заболеваний и минимизация их социальных последствий.</w:t>
            </w:r>
          </w:p>
          <w:p w:rsidR="00F30BFB" w:rsidRPr="00036F32" w:rsidRDefault="00F30BFB" w:rsidP="00F30BFB">
            <w:pPr>
              <w:ind w:firstLine="709"/>
              <w:jc w:val="both"/>
              <w:rPr>
                <w:sz w:val="24"/>
              </w:rPr>
            </w:pPr>
            <w:r w:rsidRPr="00036F32">
              <w:rPr>
                <w:sz w:val="24"/>
              </w:rPr>
              <w:t xml:space="preserve">Основные принципы обеспечения охраны труда как системы мероприятий: осуществления мер, необходимых для обеспечения сохранения жизни и здоровья работников в процессе трудовой деятельности; социальное страхование работников от несчастных случаев на производстве </w:t>
            </w:r>
            <w:r w:rsidR="000140FA">
              <w:rPr>
                <w:sz w:val="24"/>
              </w:rPr>
              <w:t>и профессиональных заболеваний.</w:t>
            </w:r>
          </w:p>
          <w:p w:rsidR="00F30BFB" w:rsidRDefault="00F30BFB" w:rsidP="00F30BFB">
            <w:pPr>
              <w:ind w:firstLine="709"/>
              <w:jc w:val="both"/>
              <w:rPr>
                <w:sz w:val="24"/>
              </w:rPr>
            </w:pPr>
            <w:r w:rsidRPr="00036F32">
              <w:rPr>
                <w:sz w:val="24"/>
              </w:rPr>
              <w:t>Организация информирования работников по вопросам охраны труда.</w:t>
            </w:r>
          </w:p>
          <w:p w:rsidR="008420BC" w:rsidRPr="001B1CF2" w:rsidRDefault="00F30BFB" w:rsidP="001B1CF2">
            <w:pPr>
              <w:jc w:val="both"/>
              <w:rPr>
                <w:sz w:val="24"/>
              </w:rPr>
            </w:pPr>
            <w:r w:rsidRPr="00036F32">
              <w:rPr>
                <w:sz w:val="24"/>
              </w:rPr>
              <w:t>Основные понятия трудового права. Основополагающие принципы Конституции Российской Федерации, касающиеся вопросов труда. Трудовой кодекс Российской Федерации, федеральные законы и другие нормативные правовые акты, содержащие нормы трудового права</w:t>
            </w:r>
            <w:r>
              <w:rPr>
                <w:sz w:val="24"/>
              </w:rPr>
              <w:t>.</w:t>
            </w:r>
          </w:p>
          <w:p w:rsidR="000140FA" w:rsidRDefault="000140FA" w:rsidP="000140FA">
            <w:pPr>
              <w:jc w:val="center"/>
              <w:rPr>
                <w:b/>
                <w:sz w:val="24"/>
              </w:rPr>
            </w:pPr>
            <w:r>
              <w:rPr>
                <w:b/>
                <w:sz w:val="24"/>
              </w:rPr>
              <w:t>МЕДИЦИНСКАЯ ПОДГОТОВКА</w:t>
            </w:r>
          </w:p>
          <w:p w:rsidR="00F30BFB" w:rsidRDefault="00F30BFB" w:rsidP="00F30BFB">
            <w:pPr>
              <w:jc w:val="both"/>
              <w:rPr>
                <w:b/>
                <w:sz w:val="24"/>
              </w:rPr>
            </w:pPr>
            <w:r>
              <w:rPr>
                <w:b/>
                <w:sz w:val="24"/>
              </w:rPr>
              <w:t>Тема 1</w:t>
            </w:r>
            <w:r w:rsidRPr="006E3B47">
              <w:rPr>
                <w:b/>
                <w:sz w:val="24"/>
              </w:rPr>
              <w:t xml:space="preserve">. </w:t>
            </w:r>
            <w:r>
              <w:rPr>
                <w:b/>
                <w:sz w:val="24"/>
              </w:rPr>
              <w:t>Средства оказания первой помощи.</w:t>
            </w:r>
          </w:p>
          <w:p w:rsidR="00F30BFB" w:rsidRPr="006E3B47" w:rsidRDefault="00F30BFB" w:rsidP="00F30BFB">
            <w:pPr>
              <w:jc w:val="both"/>
              <w:rPr>
                <w:b/>
                <w:sz w:val="24"/>
              </w:rPr>
            </w:pPr>
            <w:r w:rsidRPr="008B260D">
              <w:rPr>
                <w:b/>
                <w:i/>
                <w:sz w:val="24"/>
              </w:rPr>
              <w:t>Теоретическое – 1 час.</w:t>
            </w:r>
          </w:p>
          <w:p w:rsidR="00F30BFB" w:rsidRDefault="00F30BFB" w:rsidP="00F30BFB">
            <w:pPr>
              <w:jc w:val="both"/>
              <w:rPr>
                <w:sz w:val="24"/>
              </w:rPr>
            </w:pPr>
            <w:r w:rsidRPr="00624F77">
              <w:rPr>
                <w:sz w:val="24"/>
              </w:rPr>
              <w:t xml:space="preserve">Назначение, устройство и правила пользования аптечкой индивидуальной, пакетом перевязочным медицинским индивидуальным (ППМИ), сумкой медицинской санитарной, пакетом противохимическим индивидуальным (ИПП), перевязочным материалом. ППМИ, его устройство, состав, правила вскрытия. Наложение </w:t>
            </w:r>
            <w:proofErr w:type="spellStart"/>
            <w:r w:rsidRPr="00624F77">
              <w:rPr>
                <w:sz w:val="24"/>
              </w:rPr>
              <w:t>окклюзионных</w:t>
            </w:r>
            <w:proofErr w:type="spellEnd"/>
            <w:r w:rsidRPr="00624F77">
              <w:rPr>
                <w:sz w:val="24"/>
              </w:rPr>
              <w:t xml:space="preserve"> повязок с его помощью. Аптечка индивидуальная. Состав, правила пользования.</w:t>
            </w:r>
          </w:p>
          <w:p w:rsidR="00AB3ED3" w:rsidRDefault="00AB3ED3" w:rsidP="008420BC">
            <w:pPr>
              <w:jc w:val="center"/>
              <w:rPr>
                <w:b/>
                <w:sz w:val="24"/>
              </w:rPr>
            </w:pPr>
          </w:p>
          <w:p w:rsidR="00AB3ED3" w:rsidRDefault="00AB3ED3" w:rsidP="008420BC">
            <w:pPr>
              <w:jc w:val="center"/>
              <w:rPr>
                <w:b/>
                <w:sz w:val="24"/>
              </w:rPr>
            </w:pPr>
          </w:p>
          <w:p w:rsidR="008420BC" w:rsidRDefault="008420BC" w:rsidP="008420BC">
            <w:pPr>
              <w:jc w:val="center"/>
              <w:rPr>
                <w:b/>
                <w:sz w:val="24"/>
              </w:rPr>
            </w:pPr>
            <w:r w:rsidRPr="008420BC">
              <w:rPr>
                <w:b/>
                <w:sz w:val="24"/>
              </w:rPr>
              <w:lastRenderedPageBreak/>
              <w:t>СПЕЦИАЛЬНАЯ ПОДГОТОВКА</w:t>
            </w:r>
          </w:p>
          <w:p w:rsidR="008420BC" w:rsidRPr="007B4C02" w:rsidRDefault="008420BC" w:rsidP="008420BC">
            <w:pPr>
              <w:jc w:val="both"/>
              <w:rPr>
                <w:b/>
                <w:sz w:val="24"/>
              </w:rPr>
            </w:pPr>
            <w:r>
              <w:rPr>
                <w:b/>
                <w:sz w:val="24"/>
              </w:rPr>
              <w:t>Тема 18</w:t>
            </w:r>
            <w:r w:rsidRPr="007B4C02">
              <w:rPr>
                <w:b/>
                <w:sz w:val="24"/>
              </w:rPr>
              <w:t xml:space="preserve">. Средства индивидуальной и коллективной защиты. </w:t>
            </w:r>
          </w:p>
          <w:p w:rsidR="008420BC" w:rsidRPr="007B4C02" w:rsidRDefault="008420BC" w:rsidP="008420BC">
            <w:pPr>
              <w:ind w:firstLine="709"/>
              <w:jc w:val="both"/>
              <w:rPr>
                <w:b/>
                <w:i/>
                <w:sz w:val="24"/>
              </w:rPr>
            </w:pPr>
            <w:r>
              <w:rPr>
                <w:b/>
                <w:i/>
                <w:sz w:val="24"/>
              </w:rPr>
              <w:t>Практическое – 1</w:t>
            </w:r>
            <w:r w:rsidRPr="007B4C02">
              <w:rPr>
                <w:b/>
                <w:i/>
                <w:sz w:val="24"/>
              </w:rPr>
              <w:t xml:space="preserve"> час.</w:t>
            </w:r>
          </w:p>
          <w:p w:rsidR="008420BC" w:rsidRPr="008420BC" w:rsidRDefault="008420BC" w:rsidP="008420BC">
            <w:pPr>
              <w:jc w:val="both"/>
              <w:rPr>
                <w:b/>
                <w:sz w:val="24"/>
              </w:rPr>
            </w:pPr>
            <w:r w:rsidRPr="007B4C02">
              <w:rPr>
                <w:sz w:val="24"/>
              </w:rPr>
              <w:t>Тренировка в пользовании изолирующим (дыхательным) аппаратом. Работа в изолирующих, дыхательных аппара</w:t>
            </w:r>
            <w:r>
              <w:rPr>
                <w:sz w:val="24"/>
              </w:rPr>
              <w:t xml:space="preserve">тах на сжатом воздухе в </w:t>
            </w:r>
            <w:proofErr w:type="spellStart"/>
            <w:r>
              <w:rPr>
                <w:sz w:val="24"/>
              </w:rPr>
              <w:t>тепло</w:t>
            </w:r>
            <w:r w:rsidRPr="007B4C02">
              <w:rPr>
                <w:sz w:val="24"/>
              </w:rPr>
              <w:t>камере</w:t>
            </w:r>
            <w:proofErr w:type="spellEnd"/>
            <w:r>
              <w:rPr>
                <w:sz w:val="24"/>
              </w:rPr>
              <w:t>.</w:t>
            </w:r>
          </w:p>
          <w:p w:rsidR="000140FA" w:rsidRPr="000140FA" w:rsidRDefault="000140FA" w:rsidP="000140FA">
            <w:pPr>
              <w:jc w:val="center"/>
              <w:rPr>
                <w:b/>
                <w:sz w:val="24"/>
              </w:rPr>
            </w:pPr>
            <w:r w:rsidRPr="000140FA">
              <w:rPr>
                <w:b/>
                <w:sz w:val="24"/>
              </w:rPr>
              <w:t>ФИЗИЧЕСКАЯ ПОДГОТОВКА</w:t>
            </w:r>
          </w:p>
          <w:p w:rsidR="000140FA" w:rsidRPr="000140FA" w:rsidRDefault="000140FA" w:rsidP="000140FA">
            <w:pPr>
              <w:jc w:val="both"/>
              <w:rPr>
                <w:b/>
                <w:sz w:val="24"/>
              </w:rPr>
            </w:pPr>
            <w:r w:rsidRPr="000140FA">
              <w:rPr>
                <w:b/>
                <w:sz w:val="24"/>
              </w:rPr>
              <w:t>Тема 1. Легкая атлетика.</w:t>
            </w:r>
          </w:p>
          <w:p w:rsidR="00F30BFB" w:rsidRPr="00652BFB" w:rsidRDefault="000140FA" w:rsidP="000140FA">
            <w:pPr>
              <w:jc w:val="both"/>
              <w:rPr>
                <w:b/>
                <w:color w:val="000000"/>
                <w:sz w:val="20"/>
                <w:szCs w:val="20"/>
              </w:rPr>
            </w:pPr>
            <w:r>
              <w:rPr>
                <w:sz w:val="24"/>
              </w:rPr>
              <w:t>Разминка. Подтягивание на перекладине. Бег 100 м.</w:t>
            </w:r>
          </w:p>
        </w:tc>
        <w:tc>
          <w:tcPr>
            <w:tcW w:w="2551" w:type="dxa"/>
            <w:shd w:val="clear" w:color="auto" w:fill="auto"/>
            <w:vAlign w:val="center"/>
          </w:tcPr>
          <w:p w:rsidR="00F30BFB" w:rsidRPr="00652BFB" w:rsidRDefault="00F30BFB" w:rsidP="001347F4">
            <w:pPr>
              <w:jc w:val="center"/>
              <w:rPr>
                <w:b/>
                <w:color w:val="000000"/>
                <w:sz w:val="20"/>
                <w:szCs w:val="20"/>
              </w:rPr>
            </w:pPr>
          </w:p>
        </w:tc>
      </w:tr>
      <w:tr w:rsidR="00F30BFB" w:rsidRPr="008F505A" w:rsidTr="009212E0">
        <w:trPr>
          <w:trHeight w:val="525"/>
        </w:trPr>
        <w:tc>
          <w:tcPr>
            <w:tcW w:w="1985" w:type="dxa"/>
            <w:shd w:val="clear" w:color="auto" w:fill="auto"/>
            <w:vAlign w:val="center"/>
          </w:tcPr>
          <w:p w:rsidR="00F30BFB" w:rsidRPr="00652BFB" w:rsidRDefault="00367CB8" w:rsidP="001347F4">
            <w:pPr>
              <w:pStyle w:val="ac"/>
              <w:jc w:val="center"/>
              <w:rPr>
                <w:rFonts w:ascii="Times New Roman" w:hAnsi="Times New Roman"/>
                <w:b/>
                <w:sz w:val="20"/>
                <w:szCs w:val="20"/>
              </w:rPr>
            </w:pPr>
            <w:r>
              <w:rPr>
                <w:rFonts w:ascii="Times New Roman" w:hAnsi="Times New Roman"/>
                <w:b/>
                <w:sz w:val="20"/>
                <w:szCs w:val="20"/>
              </w:rPr>
              <w:t>Февраль</w:t>
            </w:r>
          </w:p>
        </w:tc>
        <w:tc>
          <w:tcPr>
            <w:tcW w:w="10348" w:type="dxa"/>
            <w:shd w:val="clear" w:color="auto" w:fill="auto"/>
            <w:vAlign w:val="center"/>
          </w:tcPr>
          <w:p w:rsidR="00F30BFB" w:rsidRDefault="00367CB8" w:rsidP="001347F4">
            <w:pPr>
              <w:jc w:val="center"/>
              <w:rPr>
                <w:b/>
                <w:color w:val="000000"/>
                <w:sz w:val="24"/>
              </w:rPr>
            </w:pPr>
            <w:r w:rsidRPr="00367CB8">
              <w:rPr>
                <w:b/>
                <w:color w:val="000000"/>
                <w:sz w:val="24"/>
              </w:rPr>
              <w:t>СПЕЦИАЛЬНАЯ ПОДГОТОВКА</w:t>
            </w:r>
          </w:p>
          <w:p w:rsidR="00367CB8" w:rsidRPr="006254FB" w:rsidRDefault="00367CB8" w:rsidP="00367CB8">
            <w:pPr>
              <w:jc w:val="both"/>
              <w:rPr>
                <w:b/>
                <w:sz w:val="24"/>
              </w:rPr>
            </w:pPr>
            <w:r>
              <w:rPr>
                <w:b/>
                <w:sz w:val="24"/>
              </w:rPr>
              <w:t>Тема 1</w:t>
            </w:r>
            <w:r w:rsidRPr="006254FB">
              <w:rPr>
                <w:b/>
                <w:sz w:val="24"/>
              </w:rPr>
              <w:t xml:space="preserve">. Основы организации поисково-спасательных работ в зоне ЧС. </w:t>
            </w:r>
          </w:p>
          <w:p w:rsidR="00367CB8" w:rsidRPr="006254FB" w:rsidRDefault="008420BC" w:rsidP="00367CB8">
            <w:pPr>
              <w:ind w:firstLine="709"/>
              <w:jc w:val="both"/>
              <w:rPr>
                <w:sz w:val="24"/>
              </w:rPr>
            </w:pPr>
            <w:r>
              <w:rPr>
                <w:b/>
                <w:i/>
                <w:sz w:val="24"/>
              </w:rPr>
              <w:t>Теоретическое – 1</w:t>
            </w:r>
            <w:r w:rsidR="00367CB8" w:rsidRPr="006254FB">
              <w:rPr>
                <w:b/>
                <w:i/>
                <w:sz w:val="24"/>
              </w:rPr>
              <w:t xml:space="preserve"> час.</w:t>
            </w:r>
          </w:p>
          <w:p w:rsidR="00367CB8" w:rsidRDefault="00367CB8" w:rsidP="00367CB8">
            <w:pPr>
              <w:jc w:val="both"/>
              <w:rPr>
                <w:sz w:val="24"/>
              </w:rPr>
            </w:pPr>
            <w:r w:rsidRPr="006254FB">
              <w:rPr>
                <w:sz w:val="24"/>
              </w:rPr>
              <w:t>Основные понятия и определения при ведении аварийно-спасательных работ в зоне чрезвычайной ситуации. Задачи и содержание аварийно-спасательных и других неотложных работ при ликвидации ЧС природного и техногенного характера. Нормативно-правовые нормы ведения аварийно-спасательных и других неотложных работ.</w:t>
            </w:r>
          </w:p>
          <w:p w:rsidR="008420BC" w:rsidRPr="007B4C02" w:rsidRDefault="008420BC" w:rsidP="008420BC">
            <w:pPr>
              <w:jc w:val="both"/>
              <w:rPr>
                <w:b/>
                <w:sz w:val="24"/>
              </w:rPr>
            </w:pPr>
            <w:r>
              <w:rPr>
                <w:b/>
                <w:sz w:val="24"/>
              </w:rPr>
              <w:t>Тема 18</w:t>
            </w:r>
            <w:r w:rsidRPr="007B4C02">
              <w:rPr>
                <w:b/>
                <w:sz w:val="24"/>
              </w:rPr>
              <w:t xml:space="preserve">. Средства индивидуальной и коллективной защиты. </w:t>
            </w:r>
          </w:p>
          <w:p w:rsidR="008420BC" w:rsidRPr="007B4C02" w:rsidRDefault="008420BC" w:rsidP="008420BC">
            <w:pPr>
              <w:ind w:firstLine="709"/>
              <w:jc w:val="both"/>
              <w:rPr>
                <w:b/>
                <w:i/>
                <w:sz w:val="24"/>
              </w:rPr>
            </w:pPr>
            <w:r>
              <w:rPr>
                <w:b/>
                <w:i/>
                <w:sz w:val="24"/>
              </w:rPr>
              <w:t>Практическое – 1</w:t>
            </w:r>
            <w:r w:rsidRPr="007B4C02">
              <w:rPr>
                <w:b/>
                <w:i/>
                <w:sz w:val="24"/>
              </w:rPr>
              <w:t xml:space="preserve"> час.</w:t>
            </w:r>
          </w:p>
          <w:p w:rsidR="008420BC" w:rsidRDefault="008420BC" w:rsidP="008420BC">
            <w:pPr>
              <w:jc w:val="both"/>
              <w:rPr>
                <w:sz w:val="24"/>
              </w:rPr>
            </w:pPr>
            <w:r w:rsidRPr="007B4C02">
              <w:rPr>
                <w:sz w:val="24"/>
              </w:rPr>
              <w:t>Тренировка в пользовании изолирующим (дыхательным) аппаратом. Работа в изолирующих, дыхательных аппара</w:t>
            </w:r>
            <w:r>
              <w:rPr>
                <w:sz w:val="24"/>
              </w:rPr>
              <w:t xml:space="preserve">тах на сжатом воздухе в </w:t>
            </w:r>
            <w:proofErr w:type="spellStart"/>
            <w:r>
              <w:rPr>
                <w:sz w:val="24"/>
              </w:rPr>
              <w:t>тепло</w:t>
            </w:r>
            <w:r w:rsidRPr="007B4C02">
              <w:rPr>
                <w:sz w:val="24"/>
              </w:rPr>
              <w:t>камере</w:t>
            </w:r>
            <w:proofErr w:type="spellEnd"/>
            <w:r>
              <w:rPr>
                <w:sz w:val="24"/>
              </w:rPr>
              <w:t>.</w:t>
            </w:r>
          </w:p>
          <w:p w:rsidR="008420BC" w:rsidRDefault="008420BC" w:rsidP="008420BC">
            <w:pPr>
              <w:jc w:val="center"/>
              <w:rPr>
                <w:b/>
                <w:sz w:val="24"/>
              </w:rPr>
            </w:pPr>
            <w:r>
              <w:rPr>
                <w:b/>
                <w:sz w:val="24"/>
              </w:rPr>
              <w:t>МЕДИЦИНСКАЯ ПОДГОТОВКА</w:t>
            </w:r>
          </w:p>
          <w:p w:rsidR="008420BC" w:rsidRPr="006E3B47" w:rsidRDefault="008420BC" w:rsidP="008420BC">
            <w:pPr>
              <w:jc w:val="both"/>
              <w:rPr>
                <w:b/>
                <w:sz w:val="24"/>
              </w:rPr>
            </w:pPr>
            <w:r>
              <w:rPr>
                <w:b/>
                <w:sz w:val="24"/>
              </w:rPr>
              <w:t>Тема 2</w:t>
            </w:r>
            <w:r w:rsidRPr="006E3B47">
              <w:rPr>
                <w:b/>
                <w:sz w:val="24"/>
              </w:rPr>
              <w:t xml:space="preserve">. Первая помощь пострадавшим при кровотечениях. </w:t>
            </w:r>
          </w:p>
          <w:p w:rsidR="008420BC" w:rsidRPr="006E3B47" w:rsidRDefault="008420BC" w:rsidP="008420BC">
            <w:pPr>
              <w:jc w:val="both"/>
              <w:rPr>
                <w:b/>
                <w:sz w:val="24"/>
              </w:rPr>
            </w:pPr>
            <w:r w:rsidRPr="008B260D">
              <w:rPr>
                <w:b/>
                <w:i/>
                <w:sz w:val="24"/>
              </w:rPr>
              <w:t>Теоретическое – 1 час.</w:t>
            </w:r>
          </w:p>
          <w:p w:rsidR="008420BC" w:rsidRDefault="008420BC" w:rsidP="008420BC">
            <w:pPr>
              <w:jc w:val="both"/>
              <w:rPr>
                <w:sz w:val="24"/>
              </w:rPr>
            </w:pPr>
            <w:r w:rsidRPr="00624F77">
              <w:rPr>
                <w:sz w:val="24"/>
              </w:rPr>
              <w:t>Кровотечение и его виды, способы временной остановки кровотечения: пальцевое прижатие артерии, наложение давящей повязки, закрутки жгута. Максимальное сгибание конечности. Правильность наложения жгута.</w:t>
            </w:r>
          </w:p>
          <w:p w:rsidR="008420BC" w:rsidRPr="000140FA" w:rsidRDefault="008420BC" w:rsidP="008420BC">
            <w:pPr>
              <w:jc w:val="center"/>
              <w:rPr>
                <w:b/>
                <w:sz w:val="24"/>
              </w:rPr>
            </w:pPr>
            <w:r w:rsidRPr="000140FA">
              <w:rPr>
                <w:b/>
                <w:sz w:val="24"/>
              </w:rPr>
              <w:t>ФИЗИЧЕСКАЯ ПОДГОТОВКА</w:t>
            </w:r>
          </w:p>
          <w:p w:rsidR="008420BC" w:rsidRPr="008B260D" w:rsidRDefault="00BA489F" w:rsidP="008420BC">
            <w:pPr>
              <w:jc w:val="both"/>
              <w:rPr>
                <w:b/>
                <w:sz w:val="24"/>
              </w:rPr>
            </w:pPr>
            <w:r>
              <w:rPr>
                <w:b/>
                <w:sz w:val="24"/>
              </w:rPr>
              <w:t>Тема 2</w:t>
            </w:r>
            <w:r w:rsidR="008420BC" w:rsidRPr="008B260D">
              <w:rPr>
                <w:b/>
                <w:sz w:val="24"/>
              </w:rPr>
              <w:t>. Силовая подготовка</w:t>
            </w:r>
          </w:p>
          <w:p w:rsidR="008420BC" w:rsidRPr="008420BC" w:rsidRDefault="008420BC" w:rsidP="008420BC">
            <w:pPr>
              <w:jc w:val="both"/>
              <w:rPr>
                <w:sz w:val="24"/>
              </w:rPr>
            </w:pPr>
            <w:r w:rsidRPr="008B260D">
              <w:rPr>
                <w:sz w:val="24"/>
              </w:rPr>
              <w:t>Разминка. Упражнения с нагрузкой на мышцы спины, груди, мышцы брюшного пресса. Приседания с весом.</w:t>
            </w:r>
          </w:p>
        </w:tc>
        <w:tc>
          <w:tcPr>
            <w:tcW w:w="2551" w:type="dxa"/>
            <w:shd w:val="clear" w:color="auto" w:fill="auto"/>
            <w:vAlign w:val="center"/>
          </w:tcPr>
          <w:p w:rsidR="00F30BFB" w:rsidRPr="00652BFB" w:rsidRDefault="00F30BFB" w:rsidP="001347F4">
            <w:pPr>
              <w:jc w:val="center"/>
              <w:rPr>
                <w:b/>
                <w:color w:val="000000"/>
                <w:sz w:val="20"/>
                <w:szCs w:val="20"/>
              </w:rPr>
            </w:pPr>
          </w:p>
        </w:tc>
      </w:tr>
      <w:tr w:rsidR="00F30BFB" w:rsidRPr="008F505A" w:rsidTr="009212E0">
        <w:trPr>
          <w:trHeight w:val="525"/>
        </w:trPr>
        <w:tc>
          <w:tcPr>
            <w:tcW w:w="1985" w:type="dxa"/>
            <w:shd w:val="clear" w:color="auto" w:fill="auto"/>
            <w:vAlign w:val="center"/>
          </w:tcPr>
          <w:p w:rsidR="00F30BFB" w:rsidRPr="00652BFB" w:rsidRDefault="008420BC" w:rsidP="001347F4">
            <w:pPr>
              <w:pStyle w:val="ac"/>
              <w:jc w:val="center"/>
              <w:rPr>
                <w:rFonts w:ascii="Times New Roman" w:hAnsi="Times New Roman"/>
                <w:b/>
                <w:sz w:val="20"/>
                <w:szCs w:val="20"/>
              </w:rPr>
            </w:pPr>
            <w:r>
              <w:rPr>
                <w:rFonts w:ascii="Times New Roman" w:hAnsi="Times New Roman"/>
                <w:b/>
                <w:sz w:val="20"/>
                <w:szCs w:val="20"/>
              </w:rPr>
              <w:t>Март</w:t>
            </w:r>
          </w:p>
        </w:tc>
        <w:tc>
          <w:tcPr>
            <w:tcW w:w="10348" w:type="dxa"/>
            <w:shd w:val="clear" w:color="auto" w:fill="auto"/>
            <w:vAlign w:val="center"/>
          </w:tcPr>
          <w:p w:rsidR="008420BC" w:rsidRDefault="008420BC" w:rsidP="008420BC">
            <w:pPr>
              <w:jc w:val="center"/>
              <w:rPr>
                <w:b/>
                <w:sz w:val="24"/>
              </w:rPr>
            </w:pPr>
            <w:r>
              <w:rPr>
                <w:b/>
                <w:sz w:val="24"/>
              </w:rPr>
              <w:t>СПЕЦИАЛЬНАЯ ПОДГОТОВКА</w:t>
            </w:r>
          </w:p>
          <w:p w:rsidR="008420BC" w:rsidRDefault="008420BC" w:rsidP="008420BC">
            <w:pPr>
              <w:jc w:val="both"/>
              <w:rPr>
                <w:b/>
                <w:sz w:val="24"/>
              </w:rPr>
            </w:pPr>
            <w:r>
              <w:rPr>
                <w:b/>
                <w:sz w:val="24"/>
              </w:rPr>
              <w:t>Тема 2</w:t>
            </w:r>
            <w:r w:rsidRPr="006254FB">
              <w:rPr>
                <w:b/>
                <w:sz w:val="24"/>
              </w:rPr>
              <w:t xml:space="preserve">. Химическая защита в чрезвычайной ситуации. </w:t>
            </w:r>
          </w:p>
          <w:p w:rsidR="008420BC" w:rsidRPr="006254FB" w:rsidRDefault="008420BC" w:rsidP="008420BC">
            <w:pPr>
              <w:ind w:firstLine="709"/>
              <w:jc w:val="both"/>
              <w:rPr>
                <w:b/>
                <w:i/>
                <w:sz w:val="24"/>
              </w:rPr>
            </w:pPr>
            <w:r w:rsidRPr="006254FB">
              <w:rPr>
                <w:b/>
                <w:i/>
                <w:sz w:val="24"/>
              </w:rPr>
              <w:t>Теоретическое – 1 час.</w:t>
            </w:r>
          </w:p>
          <w:p w:rsidR="008420BC" w:rsidRDefault="008420BC" w:rsidP="008420BC">
            <w:pPr>
              <w:jc w:val="both"/>
              <w:rPr>
                <w:sz w:val="24"/>
              </w:rPr>
            </w:pPr>
            <w:r w:rsidRPr="006254FB">
              <w:rPr>
                <w:sz w:val="24"/>
              </w:rPr>
              <w:t xml:space="preserve">Техногенные источники химической опасности. Общая характеристика </w:t>
            </w:r>
            <w:proofErr w:type="spellStart"/>
            <w:r w:rsidRPr="006254FB">
              <w:rPr>
                <w:sz w:val="24"/>
              </w:rPr>
              <w:t>аварийно</w:t>
            </w:r>
            <w:proofErr w:type="spellEnd"/>
            <w:r w:rsidRPr="006254FB">
              <w:rPr>
                <w:sz w:val="24"/>
              </w:rPr>
              <w:t xml:space="preserve"> химически опасных веществ и их классификация. Поражающие факторы, концентрация и АХОВ. Характеристика химически опасных объектов по их потенциальной опасности в зоне ответственности. Особенности ведения спасательных работ в условиях химического заражения.</w:t>
            </w:r>
          </w:p>
          <w:p w:rsidR="008420BC" w:rsidRPr="00A570FB" w:rsidRDefault="008420BC" w:rsidP="008420BC">
            <w:pPr>
              <w:jc w:val="both"/>
              <w:rPr>
                <w:b/>
                <w:sz w:val="24"/>
              </w:rPr>
            </w:pPr>
            <w:r w:rsidRPr="00A570FB">
              <w:rPr>
                <w:b/>
                <w:sz w:val="24"/>
              </w:rPr>
              <w:t xml:space="preserve">Тема 3. Обязанности личного состава аварийно-спасательного формирования при ликвидации аварий и чрезвычайных ситуаций. </w:t>
            </w:r>
          </w:p>
          <w:p w:rsidR="008420BC" w:rsidRPr="00A570FB" w:rsidRDefault="008420BC" w:rsidP="008420BC">
            <w:pPr>
              <w:suppressAutoHyphens/>
              <w:ind w:firstLine="709"/>
              <w:rPr>
                <w:b/>
                <w:i/>
                <w:sz w:val="24"/>
                <w:lang w:eastAsia="ar-SA"/>
              </w:rPr>
            </w:pPr>
            <w:r w:rsidRPr="00A570FB">
              <w:rPr>
                <w:b/>
                <w:i/>
                <w:sz w:val="24"/>
                <w:lang w:eastAsia="ar-SA"/>
              </w:rPr>
              <w:t>Теоретическое – 1 час.</w:t>
            </w:r>
          </w:p>
          <w:p w:rsidR="008420BC" w:rsidRDefault="008420BC" w:rsidP="008420BC">
            <w:pPr>
              <w:jc w:val="both"/>
              <w:rPr>
                <w:sz w:val="24"/>
              </w:rPr>
            </w:pPr>
            <w:r w:rsidRPr="00A570FB">
              <w:rPr>
                <w:sz w:val="24"/>
              </w:rPr>
              <w:lastRenderedPageBreak/>
              <w:t>Обязанности спасателя. Обязанности дежурного у средств связи. Обязанности дежурного на посту безопасности. Обязанности водителя оперативного автомобиля. Обязанности руководителя отделения, первого, второго, третьего номеров, замыкающего.</w:t>
            </w:r>
          </w:p>
          <w:p w:rsidR="008420BC" w:rsidRDefault="008420BC" w:rsidP="008420BC">
            <w:pPr>
              <w:jc w:val="center"/>
              <w:rPr>
                <w:b/>
                <w:sz w:val="24"/>
              </w:rPr>
            </w:pPr>
            <w:r w:rsidRPr="008420BC">
              <w:rPr>
                <w:b/>
                <w:sz w:val="24"/>
              </w:rPr>
              <w:t>ОХРАНА ТРУДА</w:t>
            </w:r>
          </w:p>
          <w:p w:rsidR="008420BC" w:rsidRPr="00036F32" w:rsidRDefault="008420BC" w:rsidP="008420BC">
            <w:pPr>
              <w:jc w:val="both"/>
              <w:rPr>
                <w:b/>
                <w:bCs/>
                <w:sz w:val="24"/>
              </w:rPr>
            </w:pPr>
            <w:r w:rsidRPr="00036F32">
              <w:rPr>
                <w:b/>
                <w:bCs/>
                <w:sz w:val="24"/>
              </w:rPr>
              <w:t xml:space="preserve">Тема </w:t>
            </w:r>
            <w:r>
              <w:rPr>
                <w:b/>
                <w:bCs/>
                <w:sz w:val="24"/>
              </w:rPr>
              <w:t>2</w:t>
            </w:r>
            <w:r w:rsidRPr="00036F32">
              <w:rPr>
                <w:b/>
                <w:bCs/>
                <w:sz w:val="24"/>
              </w:rPr>
              <w:t>. Обязанности и ответственность работников и должностных лиц по соблюдению требовании охраны труда и трудового распорядка</w:t>
            </w:r>
          </w:p>
          <w:p w:rsidR="008420BC" w:rsidRDefault="008420BC" w:rsidP="008420BC">
            <w:pPr>
              <w:ind w:firstLine="709"/>
              <w:jc w:val="both"/>
              <w:rPr>
                <w:b/>
                <w:i/>
                <w:sz w:val="24"/>
              </w:rPr>
            </w:pPr>
            <w:r w:rsidRPr="00036F32">
              <w:rPr>
                <w:b/>
                <w:i/>
                <w:sz w:val="24"/>
              </w:rPr>
              <w:t xml:space="preserve">Теоретическое – </w:t>
            </w:r>
            <w:r>
              <w:rPr>
                <w:b/>
                <w:i/>
                <w:sz w:val="24"/>
              </w:rPr>
              <w:t>1</w:t>
            </w:r>
            <w:r w:rsidRPr="00036F32">
              <w:rPr>
                <w:b/>
                <w:i/>
                <w:sz w:val="24"/>
              </w:rPr>
              <w:t xml:space="preserve"> час.</w:t>
            </w:r>
          </w:p>
          <w:p w:rsidR="008420BC" w:rsidRDefault="008420BC" w:rsidP="008420BC">
            <w:pPr>
              <w:ind w:firstLine="709"/>
              <w:jc w:val="both"/>
              <w:rPr>
                <w:sz w:val="24"/>
              </w:rPr>
            </w:pPr>
            <w:r w:rsidRPr="00036F32">
              <w:rPr>
                <w:sz w:val="24"/>
              </w:rPr>
              <w:t>Административная, дисциплинарная, материальная, уголовная ответственности должностных лиц и работников предприятия за нарушение требований законодательных и иных нормативных правовых актов об охране труда.</w:t>
            </w:r>
          </w:p>
          <w:p w:rsidR="008420BC" w:rsidRPr="00036F32" w:rsidRDefault="008420BC" w:rsidP="008420BC">
            <w:pPr>
              <w:ind w:firstLine="709"/>
              <w:jc w:val="both"/>
              <w:rPr>
                <w:sz w:val="24"/>
              </w:rPr>
            </w:pPr>
            <w:r w:rsidRPr="00036F32">
              <w:rPr>
                <w:sz w:val="24"/>
              </w:rPr>
              <w:t>Трудовые обязанности работников по охране труда.</w:t>
            </w:r>
          </w:p>
          <w:p w:rsidR="008420BC" w:rsidRDefault="008420BC" w:rsidP="008420BC">
            <w:pPr>
              <w:ind w:firstLine="709"/>
              <w:jc w:val="both"/>
              <w:rPr>
                <w:sz w:val="24"/>
              </w:rPr>
            </w:pPr>
            <w:r w:rsidRPr="00036F32">
              <w:rPr>
                <w:sz w:val="24"/>
              </w:rPr>
              <w:t>Обязанности работодателя по соблюдению требований законодательных и иных нормативных правовых актов, содержащих государственные нормативные требования охраны труда, устанавливающих правила, процедуры и критерии, направленные на сохранение жизни и здоровья работников в процессе трудовой деятельности.</w:t>
            </w:r>
          </w:p>
          <w:p w:rsidR="008420BC" w:rsidRPr="008420BC" w:rsidRDefault="008420BC" w:rsidP="008420BC">
            <w:pPr>
              <w:jc w:val="both"/>
              <w:rPr>
                <w:b/>
                <w:sz w:val="24"/>
              </w:rPr>
            </w:pPr>
            <w:r w:rsidRPr="00036F32">
              <w:rPr>
                <w:sz w:val="24"/>
              </w:rPr>
              <w:t>Инструкции. Порядок разработки и утверждения, содержание инструкций.</w:t>
            </w:r>
          </w:p>
          <w:p w:rsidR="008420BC" w:rsidRDefault="008420BC" w:rsidP="008420BC">
            <w:pPr>
              <w:jc w:val="center"/>
              <w:rPr>
                <w:b/>
                <w:sz w:val="24"/>
              </w:rPr>
            </w:pPr>
            <w:r>
              <w:rPr>
                <w:b/>
                <w:sz w:val="24"/>
              </w:rPr>
              <w:t>МЕДИЦИНСКАЯ ПОДГОТОВКА</w:t>
            </w:r>
          </w:p>
          <w:p w:rsidR="008420BC" w:rsidRPr="00A570FB" w:rsidRDefault="008420BC" w:rsidP="008420BC">
            <w:pPr>
              <w:jc w:val="both"/>
              <w:rPr>
                <w:b/>
                <w:sz w:val="24"/>
              </w:rPr>
            </w:pPr>
            <w:r>
              <w:rPr>
                <w:b/>
                <w:sz w:val="24"/>
              </w:rPr>
              <w:t>Тема 3</w:t>
            </w:r>
            <w:r w:rsidRPr="00A570FB">
              <w:rPr>
                <w:b/>
                <w:sz w:val="24"/>
              </w:rPr>
              <w:t xml:space="preserve">. Основы сердечно-легочной реанимации. </w:t>
            </w:r>
          </w:p>
          <w:p w:rsidR="008420BC" w:rsidRPr="00A570FB" w:rsidRDefault="008420BC" w:rsidP="008420BC">
            <w:pPr>
              <w:jc w:val="both"/>
              <w:rPr>
                <w:sz w:val="24"/>
              </w:rPr>
            </w:pPr>
            <w:r w:rsidRPr="00A570FB">
              <w:rPr>
                <w:b/>
                <w:i/>
                <w:sz w:val="24"/>
              </w:rPr>
              <w:t>Теоретическое – 1 час.</w:t>
            </w:r>
          </w:p>
          <w:p w:rsidR="008420BC" w:rsidRDefault="008420BC" w:rsidP="008420BC">
            <w:pPr>
              <w:jc w:val="both"/>
              <w:rPr>
                <w:sz w:val="24"/>
              </w:rPr>
            </w:pPr>
            <w:r w:rsidRPr="00A570FB">
              <w:rPr>
                <w:sz w:val="24"/>
              </w:rPr>
              <w:t>Понятие о реанимации. Терминальные состояния, определение признаков клинической и биологической смерти. Определение объема и последовательности реанимационных мероприятий.</w:t>
            </w:r>
          </w:p>
          <w:p w:rsidR="00F30BFB" w:rsidRPr="00652BFB" w:rsidRDefault="00F30BFB" w:rsidP="001347F4">
            <w:pPr>
              <w:jc w:val="center"/>
              <w:rPr>
                <w:b/>
                <w:color w:val="000000"/>
                <w:sz w:val="20"/>
                <w:szCs w:val="20"/>
              </w:rPr>
            </w:pPr>
          </w:p>
        </w:tc>
        <w:tc>
          <w:tcPr>
            <w:tcW w:w="2551" w:type="dxa"/>
            <w:shd w:val="clear" w:color="auto" w:fill="auto"/>
            <w:vAlign w:val="center"/>
          </w:tcPr>
          <w:p w:rsidR="00F30BFB" w:rsidRPr="00652BFB" w:rsidRDefault="00F30BFB" w:rsidP="001347F4">
            <w:pPr>
              <w:jc w:val="center"/>
              <w:rPr>
                <w:b/>
                <w:color w:val="000000"/>
                <w:sz w:val="20"/>
                <w:szCs w:val="20"/>
              </w:rPr>
            </w:pPr>
          </w:p>
        </w:tc>
      </w:tr>
      <w:tr w:rsidR="00F30BFB" w:rsidRPr="008F505A" w:rsidTr="009212E0">
        <w:trPr>
          <w:trHeight w:val="525"/>
        </w:trPr>
        <w:tc>
          <w:tcPr>
            <w:tcW w:w="1985" w:type="dxa"/>
            <w:shd w:val="clear" w:color="auto" w:fill="auto"/>
            <w:vAlign w:val="center"/>
          </w:tcPr>
          <w:p w:rsidR="00F30BFB" w:rsidRPr="00652BFB" w:rsidRDefault="008420BC" w:rsidP="001347F4">
            <w:pPr>
              <w:pStyle w:val="ac"/>
              <w:jc w:val="center"/>
              <w:rPr>
                <w:rFonts w:ascii="Times New Roman" w:hAnsi="Times New Roman"/>
                <w:b/>
                <w:sz w:val="20"/>
                <w:szCs w:val="20"/>
              </w:rPr>
            </w:pPr>
            <w:r>
              <w:rPr>
                <w:rFonts w:ascii="Times New Roman" w:hAnsi="Times New Roman"/>
                <w:b/>
                <w:sz w:val="20"/>
                <w:szCs w:val="20"/>
              </w:rPr>
              <w:t>Апрель</w:t>
            </w:r>
          </w:p>
        </w:tc>
        <w:tc>
          <w:tcPr>
            <w:tcW w:w="10348" w:type="dxa"/>
            <w:shd w:val="clear" w:color="auto" w:fill="auto"/>
            <w:vAlign w:val="center"/>
          </w:tcPr>
          <w:p w:rsidR="00F30BFB" w:rsidRDefault="008420BC" w:rsidP="001347F4">
            <w:pPr>
              <w:jc w:val="center"/>
              <w:rPr>
                <w:b/>
                <w:sz w:val="24"/>
              </w:rPr>
            </w:pPr>
            <w:r>
              <w:rPr>
                <w:b/>
                <w:sz w:val="24"/>
              </w:rPr>
              <w:t>СПЕЦИАЛЬНАЯ ПОДГОТОВКА</w:t>
            </w:r>
          </w:p>
          <w:p w:rsidR="008420BC" w:rsidRPr="00A570FB" w:rsidRDefault="008420BC" w:rsidP="008420BC">
            <w:pPr>
              <w:jc w:val="both"/>
              <w:rPr>
                <w:b/>
                <w:sz w:val="24"/>
              </w:rPr>
            </w:pPr>
            <w:r>
              <w:rPr>
                <w:b/>
                <w:sz w:val="24"/>
              </w:rPr>
              <w:t>Тема 4</w:t>
            </w:r>
            <w:r w:rsidRPr="00A570FB">
              <w:rPr>
                <w:b/>
                <w:sz w:val="24"/>
              </w:rPr>
              <w:t xml:space="preserve">. Действия спасателя при ведении поисково-спасательных работ при ликвидации ЧС. </w:t>
            </w:r>
          </w:p>
          <w:p w:rsidR="008420BC" w:rsidRPr="00A570FB" w:rsidRDefault="008420BC" w:rsidP="008420BC">
            <w:pPr>
              <w:ind w:firstLine="709"/>
              <w:jc w:val="both"/>
              <w:rPr>
                <w:sz w:val="24"/>
              </w:rPr>
            </w:pPr>
            <w:r w:rsidRPr="00A570FB">
              <w:rPr>
                <w:b/>
                <w:i/>
                <w:sz w:val="24"/>
              </w:rPr>
              <w:t>Теоретическое – 1 час.</w:t>
            </w:r>
            <w:r w:rsidRPr="00A570FB">
              <w:rPr>
                <w:sz w:val="24"/>
              </w:rPr>
              <w:t xml:space="preserve"> </w:t>
            </w:r>
          </w:p>
          <w:p w:rsidR="008420BC" w:rsidRDefault="008420BC" w:rsidP="008420BC">
            <w:pPr>
              <w:jc w:val="both"/>
              <w:rPr>
                <w:color w:val="121517"/>
                <w:sz w:val="24"/>
              </w:rPr>
            </w:pPr>
            <w:r w:rsidRPr="00A570FB">
              <w:rPr>
                <w:color w:val="121517"/>
                <w:sz w:val="24"/>
              </w:rPr>
              <w:t>Ведение разведки зоны ЧС при аварии на объекте экономики. Разведка пожаров, завалов. Определение мест нахождения, пострадавших в завалах, зданиях и сооружениях с помощью приборов. Определение мест разрушений на линиях коммунально-энергетических сетей. Меры безопасности. Доклад о выполнении задачи.</w:t>
            </w:r>
          </w:p>
          <w:p w:rsidR="006610F0" w:rsidRDefault="006610F0" w:rsidP="006610F0">
            <w:pPr>
              <w:jc w:val="both"/>
              <w:rPr>
                <w:b/>
                <w:sz w:val="24"/>
              </w:rPr>
            </w:pPr>
          </w:p>
          <w:p w:rsidR="006610F0" w:rsidRPr="007B4C02" w:rsidRDefault="006610F0" w:rsidP="006610F0">
            <w:pPr>
              <w:jc w:val="both"/>
              <w:rPr>
                <w:b/>
                <w:sz w:val="24"/>
              </w:rPr>
            </w:pPr>
            <w:r>
              <w:rPr>
                <w:b/>
                <w:sz w:val="24"/>
              </w:rPr>
              <w:t>Тема 18</w:t>
            </w:r>
            <w:r w:rsidRPr="007B4C02">
              <w:rPr>
                <w:b/>
                <w:sz w:val="24"/>
              </w:rPr>
              <w:t xml:space="preserve">. Средства индивидуальной и коллективной защиты. </w:t>
            </w:r>
          </w:p>
          <w:p w:rsidR="006610F0" w:rsidRPr="007B4C02" w:rsidRDefault="006610F0" w:rsidP="006610F0">
            <w:pPr>
              <w:ind w:firstLine="709"/>
              <w:jc w:val="both"/>
              <w:rPr>
                <w:b/>
                <w:i/>
                <w:sz w:val="24"/>
              </w:rPr>
            </w:pPr>
            <w:r>
              <w:rPr>
                <w:b/>
                <w:i/>
                <w:sz w:val="24"/>
              </w:rPr>
              <w:t>Практическое – 1</w:t>
            </w:r>
            <w:r w:rsidRPr="007B4C02">
              <w:rPr>
                <w:b/>
                <w:i/>
                <w:sz w:val="24"/>
              </w:rPr>
              <w:t xml:space="preserve"> час.</w:t>
            </w:r>
          </w:p>
          <w:p w:rsidR="001B1CF2" w:rsidRPr="001B1CF2" w:rsidRDefault="006610F0" w:rsidP="001B1CF2">
            <w:pPr>
              <w:jc w:val="both"/>
              <w:rPr>
                <w:sz w:val="24"/>
              </w:rPr>
            </w:pPr>
            <w:r w:rsidRPr="007B4C02">
              <w:rPr>
                <w:sz w:val="24"/>
              </w:rPr>
              <w:t>Тренировка в пользовании изолирующим (дыхательным) аппаратом. Работа в изолирующих, дыхательных аппара</w:t>
            </w:r>
            <w:r>
              <w:rPr>
                <w:sz w:val="24"/>
              </w:rPr>
              <w:t xml:space="preserve">тах на сжатом воздухе в </w:t>
            </w:r>
            <w:proofErr w:type="spellStart"/>
            <w:r>
              <w:rPr>
                <w:sz w:val="24"/>
              </w:rPr>
              <w:t>тепло</w:t>
            </w:r>
            <w:r w:rsidRPr="007B4C02">
              <w:rPr>
                <w:sz w:val="24"/>
              </w:rPr>
              <w:t>камере</w:t>
            </w:r>
            <w:proofErr w:type="spellEnd"/>
            <w:r>
              <w:rPr>
                <w:sz w:val="24"/>
              </w:rPr>
              <w:t>.</w:t>
            </w:r>
          </w:p>
          <w:p w:rsidR="006610F0" w:rsidRPr="006610F0" w:rsidRDefault="006610F0" w:rsidP="006610F0">
            <w:pPr>
              <w:jc w:val="center"/>
              <w:rPr>
                <w:b/>
                <w:color w:val="000000"/>
                <w:sz w:val="24"/>
              </w:rPr>
            </w:pPr>
            <w:r w:rsidRPr="006610F0">
              <w:rPr>
                <w:b/>
                <w:color w:val="000000"/>
                <w:sz w:val="24"/>
              </w:rPr>
              <w:t>ПСИХОЛОГИЧЕСКАЯ ПОДГОТОВКА</w:t>
            </w:r>
          </w:p>
          <w:p w:rsidR="006610F0" w:rsidRPr="000865E7" w:rsidRDefault="006610F0" w:rsidP="006610F0">
            <w:pPr>
              <w:jc w:val="both"/>
              <w:rPr>
                <w:b/>
                <w:bCs/>
                <w:iCs/>
                <w:sz w:val="24"/>
              </w:rPr>
            </w:pPr>
            <w:r w:rsidRPr="000865E7">
              <w:rPr>
                <w:b/>
                <w:bCs/>
                <w:iCs/>
                <w:sz w:val="24"/>
              </w:rPr>
              <w:t xml:space="preserve">Тема 1. Психологическая подготовка спасателей к действиям в условиях ЧС. </w:t>
            </w:r>
          </w:p>
          <w:p w:rsidR="006610F0" w:rsidRPr="00BE4065" w:rsidRDefault="006610F0" w:rsidP="006610F0">
            <w:pPr>
              <w:ind w:firstLine="709"/>
              <w:jc w:val="both"/>
              <w:rPr>
                <w:b/>
                <w:sz w:val="24"/>
              </w:rPr>
            </w:pPr>
            <w:r w:rsidRPr="00BE4065">
              <w:rPr>
                <w:b/>
                <w:i/>
                <w:sz w:val="24"/>
              </w:rPr>
              <w:t>Теоретическое – 1 час</w:t>
            </w:r>
            <w:r w:rsidRPr="00BE4065">
              <w:rPr>
                <w:b/>
                <w:sz w:val="24"/>
              </w:rPr>
              <w:t>.</w:t>
            </w:r>
          </w:p>
          <w:p w:rsidR="006610F0" w:rsidRPr="00BE4065" w:rsidRDefault="006610F0" w:rsidP="006610F0">
            <w:pPr>
              <w:ind w:firstLine="709"/>
              <w:jc w:val="both"/>
              <w:rPr>
                <w:sz w:val="24"/>
              </w:rPr>
            </w:pPr>
            <w:r w:rsidRPr="00BE4065">
              <w:rPr>
                <w:sz w:val="24"/>
              </w:rPr>
              <w:t>Психологические свойства личности спасателя. Структура (потребности, мотивы, цели, установки, перспективы) и виды (зрелость, широта, интенсивность, устойчивость, действенность) направленности личности спасателей.</w:t>
            </w:r>
          </w:p>
          <w:p w:rsidR="006610F0" w:rsidRDefault="006610F0" w:rsidP="006610F0">
            <w:pPr>
              <w:jc w:val="both"/>
              <w:rPr>
                <w:sz w:val="24"/>
              </w:rPr>
            </w:pPr>
            <w:r w:rsidRPr="00BE4065">
              <w:rPr>
                <w:sz w:val="24"/>
              </w:rPr>
              <w:lastRenderedPageBreak/>
              <w:t>Проявление способностей в профессиональной деятельности спасателя. Проведение тестирования обучаемых с целью определения уровня развития профессионально важных качеств, умений и навыков спасателей.</w:t>
            </w:r>
          </w:p>
          <w:p w:rsidR="006610F0" w:rsidRPr="006610F0" w:rsidRDefault="006610F0" w:rsidP="001347F4">
            <w:pPr>
              <w:jc w:val="center"/>
              <w:rPr>
                <w:b/>
                <w:color w:val="000000"/>
                <w:sz w:val="24"/>
              </w:rPr>
            </w:pPr>
            <w:r w:rsidRPr="006610F0">
              <w:rPr>
                <w:b/>
                <w:color w:val="000000"/>
                <w:sz w:val="24"/>
              </w:rPr>
              <w:t>МЕДИЦИНСКАЯ ПОДГОТОВКА</w:t>
            </w:r>
          </w:p>
          <w:p w:rsidR="006610F0" w:rsidRPr="00BE4065" w:rsidRDefault="006610F0" w:rsidP="006610F0">
            <w:pPr>
              <w:tabs>
                <w:tab w:val="right" w:pos="9255"/>
              </w:tabs>
              <w:jc w:val="both"/>
              <w:rPr>
                <w:b/>
                <w:sz w:val="24"/>
              </w:rPr>
            </w:pPr>
            <w:r>
              <w:rPr>
                <w:b/>
                <w:sz w:val="24"/>
              </w:rPr>
              <w:t>Тема 4</w:t>
            </w:r>
            <w:r w:rsidRPr="00BE4065">
              <w:rPr>
                <w:b/>
                <w:sz w:val="24"/>
              </w:rPr>
              <w:t xml:space="preserve">. Первая помощь пострадавшим при ожогах и обморожениях. </w:t>
            </w:r>
          </w:p>
          <w:p w:rsidR="006610F0" w:rsidRPr="00BE4065" w:rsidRDefault="006610F0" w:rsidP="006610F0">
            <w:pPr>
              <w:ind w:firstLine="709"/>
              <w:jc w:val="both"/>
              <w:rPr>
                <w:sz w:val="24"/>
              </w:rPr>
            </w:pPr>
            <w:r w:rsidRPr="00BE4065">
              <w:rPr>
                <w:b/>
                <w:i/>
                <w:sz w:val="24"/>
              </w:rPr>
              <w:t>Теоретическое – 1 час.</w:t>
            </w:r>
          </w:p>
          <w:p w:rsidR="006610F0" w:rsidRDefault="006610F0" w:rsidP="006610F0">
            <w:pPr>
              <w:jc w:val="both"/>
              <w:rPr>
                <w:sz w:val="24"/>
              </w:rPr>
            </w:pPr>
            <w:r w:rsidRPr="00BE4065">
              <w:rPr>
                <w:sz w:val="24"/>
              </w:rPr>
              <w:t>Ожоги, их причины, при</w:t>
            </w:r>
            <w:r w:rsidR="00165387">
              <w:rPr>
                <w:sz w:val="24"/>
              </w:rPr>
              <w:t>знаки, виды и классификация. Обм</w:t>
            </w:r>
            <w:r w:rsidRPr="00BE4065">
              <w:rPr>
                <w:sz w:val="24"/>
              </w:rPr>
              <w:t>орожение, причины, признаки, виды и классификация. Профилактика ожогов и обморожений. Первая медицинская помощь при ожогах. Ожоги от воздействия агрессивных сред, особенности оказания первой медицинской помощи при них. Первая медицинская помощь при обморожениях. Общее охлаждение, особенности оказания первой медицинской помощи при нем.</w:t>
            </w:r>
          </w:p>
          <w:p w:rsidR="001B1CF2" w:rsidRPr="001B1CF2" w:rsidRDefault="001B1CF2" w:rsidP="001B1CF2">
            <w:pPr>
              <w:jc w:val="center"/>
              <w:rPr>
                <w:b/>
                <w:sz w:val="24"/>
              </w:rPr>
            </w:pPr>
            <w:r w:rsidRPr="001B1CF2">
              <w:rPr>
                <w:b/>
                <w:sz w:val="24"/>
              </w:rPr>
              <w:t>ФИЗИЧЕСКАЯ ПОДГОТОВКА</w:t>
            </w:r>
          </w:p>
          <w:p w:rsidR="00BA489F" w:rsidRPr="008B260D" w:rsidRDefault="00BA489F" w:rsidP="00BA489F">
            <w:pPr>
              <w:jc w:val="both"/>
              <w:rPr>
                <w:b/>
                <w:sz w:val="24"/>
              </w:rPr>
            </w:pPr>
            <w:r>
              <w:rPr>
                <w:b/>
                <w:sz w:val="24"/>
              </w:rPr>
              <w:t>Тема 2</w:t>
            </w:r>
            <w:r w:rsidRPr="008B260D">
              <w:rPr>
                <w:b/>
                <w:sz w:val="24"/>
              </w:rPr>
              <w:t>. Силовая подготовка</w:t>
            </w:r>
          </w:p>
          <w:p w:rsidR="00BA489F" w:rsidRDefault="00BA489F" w:rsidP="00BA489F">
            <w:pPr>
              <w:jc w:val="both"/>
              <w:rPr>
                <w:sz w:val="24"/>
              </w:rPr>
            </w:pPr>
            <w:r w:rsidRPr="008B260D">
              <w:rPr>
                <w:sz w:val="24"/>
              </w:rPr>
              <w:t>Разминка. Упражнения с нагрузкой на мышцы спины, груди, мышцы брюшного пресса. Приседания с весом.</w:t>
            </w:r>
          </w:p>
          <w:p w:rsidR="006610F0" w:rsidRPr="00652BFB" w:rsidRDefault="006610F0" w:rsidP="006610F0">
            <w:pPr>
              <w:rPr>
                <w:b/>
                <w:color w:val="000000"/>
                <w:sz w:val="20"/>
                <w:szCs w:val="20"/>
              </w:rPr>
            </w:pPr>
          </w:p>
        </w:tc>
        <w:tc>
          <w:tcPr>
            <w:tcW w:w="2551" w:type="dxa"/>
            <w:shd w:val="clear" w:color="auto" w:fill="auto"/>
            <w:vAlign w:val="center"/>
          </w:tcPr>
          <w:p w:rsidR="00F30BFB" w:rsidRPr="00652BFB" w:rsidRDefault="00F30BFB" w:rsidP="001347F4">
            <w:pPr>
              <w:jc w:val="center"/>
              <w:rPr>
                <w:b/>
                <w:color w:val="000000"/>
                <w:sz w:val="20"/>
                <w:szCs w:val="20"/>
              </w:rPr>
            </w:pPr>
          </w:p>
        </w:tc>
      </w:tr>
      <w:tr w:rsidR="00F30BFB" w:rsidRPr="008F505A" w:rsidTr="009212E0">
        <w:trPr>
          <w:trHeight w:val="525"/>
        </w:trPr>
        <w:tc>
          <w:tcPr>
            <w:tcW w:w="1985" w:type="dxa"/>
            <w:shd w:val="clear" w:color="auto" w:fill="auto"/>
            <w:vAlign w:val="center"/>
          </w:tcPr>
          <w:p w:rsidR="00F30BFB" w:rsidRPr="00652BFB" w:rsidRDefault="006610F0" w:rsidP="001347F4">
            <w:pPr>
              <w:pStyle w:val="ac"/>
              <w:jc w:val="center"/>
              <w:rPr>
                <w:rFonts w:ascii="Times New Roman" w:hAnsi="Times New Roman"/>
                <w:b/>
                <w:sz w:val="20"/>
                <w:szCs w:val="20"/>
              </w:rPr>
            </w:pPr>
            <w:r>
              <w:rPr>
                <w:rFonts w:ascii="Times New Roman" w:hAnsi="Times New Roman"/>
                <w:b/>
                <w:sz w:val="20"/>
                <w:szCs w:val="20"/>
              </w:rPr>
              <w:t>Май</w:t>
            </w:r>
          </w:p>
        </w:tc>
        <w:tc>
          <w:tcPr>
            <w:tcW w:w="10348" w:type="dxa"/>
            <w:shd w:val="clear" w:color="auto" w:fill="auto"/>
            <w:vAlign w:val="center"/>
          </w:tcPr>
          <w:p w:rsidR="001B1CF2" w:rsidRDefault="001B1CF2" w:rsidP="001347F4">
            <w:pPr>
              <w:jc w:val="center"/>
              <w:rPr>
                <w:b/>
                <w:color w:val="000000"/>
                <w:sz w:val="24"/>
              </w:rPr>
            </w:pPr>
          </w:p>
          <w:p w:rsidR="00F30BFB" w:rsidRPr="006610F0" w:rsidRDefault="006610F0" w:rsidP="001347F4">
            <w:pPr>
              <w:jc w:val="center"/>
              <w:rPr>
                <w:b/>
                <w:color w:val="000000"/>
                <w:sz w:val="24"/>
              </w:rPr>
            </w:pPr>
            <w:r w:rsidRPr="006610F0">
              <w:rPr>
                <w:b/>
                <w:color w:val="000000"/>
                <w:sz w:val="24"/>
              </w:rPr>
              <w:t>ОХРАНА ТРУДА</w:t>
            </w:r>
          </w:p>
          <w:p w:rsidR="006610F0" w:rsidRDefault="006610F0" w:rsidP="006610F0">
            <w:pPr>
              <w:jc w:val="both"/>
              <w:rPr>
                <w:b/>
                <w:bCs/>
                <w:sz w:val="24"/>
              </w:rPr>
            </w:pPr>
            <w:r>
              <w:rPr>
                <w:b/>
                <w:bCs/>
                <w:sz w:val="24"/>
              </w:rPr>
              <w:t>Тема 3</w:t>
            </w:r>
            <w:r w:rsidRPr="00AE78A6">
              <w:rPr>
                <w:b/>
                <w:bCs/>
                <w:sz w:val="24"/>
              </w:rPr>
              <w:t>. Организация обучения по охране труда и проверки знаний требований охраны труда.</w:t>
            </w:r>
          </w:p>
          <w:p w:rsidR="006610F0" w:rsidRPr="00A87153" w:rsidRDefault="006610F0" w:rsidP="006610F0">
            <w:pPr>
              <w:ind w:firstLine="709"/>
              <w:jc w:val="both"/>
              <w:rPr>
                <w:sz w:val="24"/>
              </w:rPr>
            </w:pPr>
            <w:r w:rsidRPr="00C554F3">
              <w:rPr>
                <w:b/>
                <w:i/>
                <w:sz w:val="24"/>
              </w:rPr>
              <w:t>Теоретическое – 1 час.</w:t>
            </w:r>
          </w:p>
          <w:p w:rsidR="006610F0" w:rsidRDefault="006610F0" w:rsidP="006610F0">
            <w:pPr>
              <w:ind w:firstLine="709"/>
              <w:jc w:val="both"/>
              <w:rPr>
                <w:sz w:val="24"/>
              </w:rPr>
            </w:pPr>
            <w:r w:rsidRPr="00AE78A6">
              <w:rPr>
                <w:sz w:val="24"/>
              </w:rPr>
              <w:t>Виды и задачи инструктажей по безопасности труда: вводный, первичный на рабочем месте, повторный, внеплановый, целевой. Сроки проведения инструктажей и ответственные лица за проведение. Оформление проведенного инструктажа.</w:t>
            </w:r>
          </w:p>
          <w:p w:rsidR="006610F0" w:rsidRPr="006610F0" w:rsidRDefault="006610F0" w:rsidP="006610F0">
            <w:pPr>
              <w:ind w:firstLine="709"/>
              <w:jc w:val="center"/>
              <w:rPr>
                <w:b/>
                <w:sz w:val="24"/>
              </w:rPr>
            </w:pPr>
            <w:r w:rsidRPr="006610F0">
              <w:rPr>
                <w:b/>
                <w:sz w:val="24"/>
              </w:rPr>
              <w:t>СПЕЦИАЛЬНАЯ ПОДГОТОВКА</w:t>
            </w:r>
          </w:p>
          <w:p w:rsidR="006610F0" w:rsidRPr="00A570FB" w:rsidRDefault="006610F0" w:rsidP="006610F0">
            <w:pPr>
              <w:jc w:val="both"/>
              <w:rPr>
                <w:b/>
                <w:sz w:val="24"/>
              </w:rPr>
            </w:pPr>
            <w:r>
              <w:rPr>
                <w:b/>
                <w:sz w:val="24"/>
              </w:rPr>
              <w:t>Тема 5</w:t>
            </w:r>
            <w:r w:rsidRPr="00A570FB">
              <w:rPr>
                <w:b/>
                <w:sz w:val="24"/>
              </w:rPr>
              <w:t xml:space="preserve">. Средства индивидуальной защиты. </w:t>
            </w:r>
          </w:p>
          <w:p w:rsidR="006610F0" w:rsidRPr="00A570FB" w:rsidRDefault="006610F0" w:rsidP="006610F0">
            <w:pPr>
              <w:ind w:firstLine="709"/>
              <w:jc w:val="both"/>
              <w:rPr>
                <w:b/>
                <w:i/>
                <w:sz w:val="24"/>
              </w:rPr>
            </w:pPr>
            <w:r>
              <w:rPr>
                <w:b/>
                <w:i/>
                <w:sz w:val="24"/>
              </w:rPr>
              <w:t>Практическое – 1</w:t>
            </w:r>
            <w:r w:rsidRPr="00A570FB">
              <w:rPr>
                <w:b/>
                <w:i/>
                <w:sz w:val="24"/>
              </w:rPr>
              <w:t xml:space="preserve"> час.</w:t>
            </w:r>
          </w:p>
          <w:p w:rsidR="006610F0" w:rsidRDefault="006610F0" w:rsidP="006610F0">
            <w:pPr>
              <w:jc w:val="both"/>
              <w:rPr>
                <w:sz w:val="24"/>
              </w:rPr>
            </w:pPr>
            <w:r w:rsidRPr="00A570FB">
              <w:rPr>
                <w:sz w:val="24"/>
              </w:rPr>
              <w:t>Проверка исправности противогаза. Замена неисправного противогаза на исправный. Тренировка в пользовании средствами защиты органов дыхания.</w:t>
            </w:r>
          </w:p>
          <w:p w:rsidR="006610F0" w:rsidRPr="00A570FB" w:rsidRDefault="006610F0" w:rsidP="006610F0">
            <w:pPr>
              <w:jc w:val="both"/>
              <w:rPr>
                <w:b/>
                <w:sz w:val="24"/>
              </w:rPr>
            </w:pPr>
            <w:r>
              <w:rPr>
                <w:b/>
                <w:sz w:val="24"/>
              </w:rPr>
              <w:t>Тема 6</w:t>
            </w:r>
            <w:r w:rsidRPr="00A570FB">
              <w:rPr>
                <w:b/>
                <w:sz w:val="24"/>
              </w:rPr>
              <w:t>. Специальная и санитарная обработка</w:t>
            </w:r>
          </w:p>
          <w:p w:rsidR="006610F0" w:rsidRPr="00A570FB" w:rsidRDefault="006610F0" w:rsidP="006610F0">
            <w:pPr>
              <w:ind w:firstLine="709"/>
              <w:jc w:val="both"/>
              <w:rPr>
                <w:i/>
                <w:sz w:val="24"/>
              </w:rPr>
            </w:pPr>
            <w:r w:rsidRPr="00A570FB">
              <w:rPr>
                <w:b/>
                <w:i/>
                <w:sz w:val="24"/>
              </w:rPr>
              <w:t>Теоретическое – 1 час.</w:t>
            </w:r>
          </w:p>
          <w:p w:rsidR="006610F0" w:rsidRDefault="006610F0" w:rsidP="006610F0">
            <w:pPr>
              <w:jc w:val="both"/>
              <w:rPr>
                <w:sz w:val="24"/>
              </w:rPr>
            </w:pPr>
            <w:r w:rsidRPr="00A570FB">
              <w:rPr>
                <w:sz w:val="24"/>
              </w:rPr>
              <w:t xml:space="preserve">Понятие о дегазации, дезактивации, дезинфекции и </w:t>
            </w:r>
            <w:proofErr w:type="spellStart"/>
            <w:r w:rsidRPr="00A570FB">
              <w:rPr>
                <w:sz w:val="24"/>
              </w:rPr>
              <w:t>демеркуризации</w:t>
            </w:r>
            <w:proofErr w:type="spellEnd"/>
            <w:r w:rsidRPr="00A570FB">
              <w:rPr>
                <w:sz w:val="24"/>
              </w:rPr>
              <w:t>, вещества и растворы. Назначение, устройство и применение индивидуального дегазационного пакета (ИДП) и комплекта специальной обработки штатной техники. Проведение дегазации, дезактивации и дезинфекции обмундирования, средств индивидуальной защиты и оборудования. Проведение полной и частичной санитарной обработки.</w:t>
            </w:r>
          </w:p>
          <w:p w:rsidR="006610F0" w:rsidRPr="006610F0" w:rsidRDefault="006610F0" w:rsidP="006610F0">
            <w:pPr>
              <w:jc w:val="center"/>
              <w:rPr>
                <w:b/>
                <w:sz w:val="24"/>
              </w:rPr>
            </w:pPr>
            <w:r w:rsidRPr="006610F0">
              <w:rPr>
                <w:b/>
                <w:sz w:val="24"/>
              </w:rPr>
              <w:t>ФИЗИЧЕСКАЯ ПОДГОТОВКА</w:t>
            </w:r>
          </w:p>
          <w:p w:rsidR="006610F0" w:rsidRDefault="006610F0" w:rsidP="006610F0">
            <w:pPr>
              <w:jc w:val="both"/>
              <w:rPr>
                <w:b/>
                <w:i/>
                <w:sz w:val="24"/>
              </w:rPr>
            </w:pPr>
            <w:r>
              <w:rPr>
                <w:b/>
                <w:sz w:val="24"/>
              </w:rPr>
              <w:t>Тема 2</w:t>
            </w:r>
            <w:r w:rsidR="001B1CF2">
              <w:rPr>
                <w:b/>
                <w:sz w:val="24"/>
              </w:rPr>
              <w:t>. Легкая атлетика.</w:t>
            </w:r>
          </w:p>
          <w:p w:rsidR="006610F0" w:rsidRDefault="006610F0" w:rsidP="006610F0">
            <w:pPr>
              <w:jc w:val="both"/>
              <w:rPr>
                <w:sz w:val="24"/>
              </w:rPr>
            </w:pPr>
            <w:r>
              <w:rPr>
                <w:b/>
                <w:i/>
                <w:sz w:val="24"/>
              </w:rPr>
              <w:t xml:space="preserve">          </w:t>
            </w:r>
            <w:r>
              <w:rPr>
                <w:sz w:val="24"/>
              </w:rPr>
              <w:t xml:space="preserve">Прыжки  с места. </w:t>
            </w:r>
            <w:r w:rsidRPr="00C554F3">
              <w:rPr>
                <w:sz w:val="24"/>
              </w:rPr>
              <w:t>Техника бега</w:t>
            </w:r>
            <w:r>
              <w:rPr>
                <w:sz w:val="24"/>
              </w:rPr>
              <w:t xml:space="preserve"> на короткие дистанции. Бег на 4</w:t>
            </w:r>
            <w:r w:rsidRPr="00C554F3">
              <w:rPr>
                <w:sz w:val="24"/>
              </w:rPr>
              <w:t>00 м.</w:t>
            </w:r>
          </w:p>
          <w:p w:rsidR="001B1CF2" w:rsidRPr="00AE78A6" w:rsidRDefault="001B1CF2" w:rsidP="006610F0">
            <w:pPr>
              <w:jc w:val="both"/>
              <w:rPr>
                <w:sz w:val="24"/>
              </w:rPr>
            </w:pPr>
          </w:p>
          <w:p w:rsidR="006610F0" w:rsidRPr="00652BFB" w:rsidRDefault="006610F0" w:rsidP="001347F4">
            <w:pPr>
              <w:jc w:val="center"/>
              <w:rPr>
                <w:b/>
                <w:color w:val="000000"/>
                <w:sz w:val="20"/>
                <w:szCs w:val="20"/>
              </w:rPr>
            </w:pPr>
          </w:p>
        </w:tc>
        <w:tc>
          <w:tcPr>
            <w:tcW w:w="2551" w:type="dxa"/>
            <w:shd w:val="clear" w:color="auto" w:fill="auto"/>
            <w:vAlign w:val="center"/>
          </w:tcPr>
          <w:p w:rsidR="00F30BFB" w:rsidRPr="00652BFB" w:rsidRDefault="00F30BFB" w:rsidP="001347F4">
            <w:pPr>
              <w:jc w:val="center"/>
              <w:rPr>
                <w:b/>
                <w:color w:val="000000"/>
                <w:sz w:val="20"/>
                <w:szCs w:val="20"/>
              </w:rPr>
            </w:pPr>
          </w:p>
        </w:tc>
      </w:tr>
      <w:tr w:rsidR="00F30BFB" w:rsidRPr="008F505A" w:rsidTr="009212E0">
        <w:trPr>
          <w:trHeight w:val="525"/>
        </w:trPr>
        <w:tc>
          <w:tcPr>
            <w:tcW w:w="1985" w:type="dxa"/>
            <w:shd w:val="clear" w:color="auto" w:fill="auto"/>
            <w:vAlign w:val="center"/>
          </w:tcPr>
          <w:p w:rsidR="00F30BFB" w:rsidRPr="00652BFB" w:rsidRDefault="006610F0" w:rsidP="001347F4">
            <w:pPr>
              <w:pStyle w:val="ac"/>
              <w:jc w:val="center"/>
              <w:rPr>
                <w:rFonts w:ascii="Times New Roman" w:hAnsi="Times New Roman"/>
                <w:b/>
                <w:sz w:val="20"/>
                <w:szCs w:val="20"/>
              </w:rPr>
            </w:pPr>
            <w:r>
              <w:rPr>
                <w:rFonts w:ascii="Times New Roman" w:hAnsi="Times New Roman"/>
                <w:b/>
                <w:sz w:val="20"/>
                <w:szCs w:val="20"/>
              </w:rPr>
              <w:lastRenderedPageBreak/>
              <w:t>Июнь</w:t>
            </w:r>
          </w:p>
        </w:tc>
        <w:tc>
          <w:tcPr>
            <w:tcW w:w="10348" w:type="dxa"/>
            <w:shd w:val="clear" w:color="auto" w:fill="auto"/>
            <w:vAlign w:val="center"/>
          </w:tcPr>
          <w:p w:rsidR="00F30BFB" w:rsidRDefault="006610F0" w:rsidP="001347F4">
            <w:pPr>
              <w:jc w:val="center"/>
              <w:rPr>
                <w:b/>
                <w:sz w:val="24"/>
              </w:rPr>
            </w:pPr>
            <w:r w:rsidRPr="006610F0">
              <w:rPr>
                <w:b/>
                <w:sz w:val="24"/>
              </w:rPr>
              <w:t>СПЕЦИАЛЬНАЯ ПОДГОТОВКА</w:t>
            </w:r>
          </w:p>
          <w:p w:rsidR="006610F0" w:rsidRPr="00A570FB" w:rsidRDefault="006610F0" w:rsidP="006610F0">
            <w:pPr>
              <w:jc w:val="both"/>
              <w:rPr>
                <w:b/>
                <w:sz w:val="24"/>
              </w:rPr>
            </w:pPr>
            <w:r>
              <w:rPr>
                <w:b/>
                <w:sz w:val="24"/>
              </w:rPr>
              <w:t>Тема 7</w:t>
            </w:r>
            <w:r w:rsidRPr="00A570FB">
              <w:rPr>
                <w:b/>
                <w:sz w:val="24"/>
              </w:rPr>
              <w:t xml:space="preserve">. Тренировки при работе в средствах защиты и дыхательных аппаратах. </w:t>
            </w:r>
          </w:p>
          <w:p w:rsidR="006610F0" w:rsidRPr="00A570FB" w:rsidRDefault="001B1CF2" w:rsidP="006610F0">
            <w:pPr>
              <w:ind w:firstLine="709"/>
              <w:jc w:val="both"/>
              <w:rPr>
                <w:b/>
                <w:i/>
                <w:sz w:val="24"/>
              </w:rPr>
            </w:pPr>
            <w:r>
              <w:rPr>
                <w:b/>
                <w:i/>
                <w:sz w:val="24"/>
              </w:rPr>
              <w:t>Практическое – 1 час</w:t>
            </w:r>
            <w:r w:rsidR="006610F0" w:rsidRPr="00A570FB">
              <w:rPr>
                <w:b/>
                <w:i/>
                <w:sz w:val="24"/>
              </w:rPr>
              <w:t>.</w:t>
            </w:r>
          </w:p>
          <w:p w:rsidR="006610F0" w:rsidRDefault="006610F0" w:rsidP="006610F0">
            <w:pPr>
              <w:jc w:val="both"/>
              <w:rPr>
                <w:sz w:val="24"/>
              </w:rPr>
            </w:pPr>
            <w:r w:rsidRPr="00A570FB">
              <w:rPr>
                <w:sz w:val="24"/>
              </w:rPr>
              <w:t>Подготовка дыхательных аппаратов. Проведение проверок. Тренировки по включению в дыхательные аппараты. Надевание защитных костюмов.</w:t>
            </w:r>
          </w:p>
          <w:p w:rsidR="006610F0" w:rsidRPr="00A570FB" w:rsidRDefault="006610F0" w:rsidP="006610F0">
            <w:pPr>
              <w:jc w:val="both"/>
              <w:rPr>
                <w:b/>
                <w:sz w:val="24"/>
              </w:rPr>
            </w:pPr>
            <w:r>
              <w:rPr>
                <w:b/>
                <w:sz w:val="24"/>
              </w:rPr>
              <w:t>Тема 8</w:t>
            </w:r>
            <w:r w:rsidRPr="00A570FB">
              <w:rPr>
                <w:b/>
                <w:sz w:val="24"/>
              </w:rPr>
              <w:t xml:space="preserve">. Методы контроля газовой среды. </w:t>
            </w:r>
          </w:p>
          <w:p w:rsidR="006610F0" w:rsidRPr="006610F0" w:rsidRDefault="006610F0" w:rsidP="006610F0">
            <w:pPr>
              <w:ind w:firstLine="709"/>
              <w:jc w:val="both"/>
              <w:rPr>
                <w:b/>
                <w:i/>
                <w:sz w:val="24"/>
              </w:rPr>
            </w:pPr>
            <w:r>
              <w:rPr>
                <w:b/>
                <w:i/>
                <w:sz w:val="24"/>
              </w:rPr>
              <w:t>Теоретическое, п</w:t>
            </w:r>
            <w:r w:rsidRPr="00A570FB">
              <w:rPr>
                <w:b/>
                <w:i/>
                <w:sz w:val="24"/>
              </w:rPr>
              <w:t>рактическое – 1 час.</w:t>
            </w:r>
          </w:p>
          <w:p w:rsidR="006610F0" w:rsidRDefault="006610F0" w:rsidP="001347F4">
            <w:pPr>
              <w:jc w:val="center"/>
              <w:rPr>
                <w:b/>
                <w:color w:val="000000"/>
                <w:sz w:val="24"/>
              </w:rPr>
            </w:pPr>
            <w:r w:rsidRPr="006610F0">
              <w:rPr>
                <w:b/>
                <w:color w:val="000000"/>
                <w:sz w:val="24"/>
              </w:rPr>
              <w:t>МЕДИЦИНСКАЯ ПОДГОТОВКА</w:t>
            </w:r>
          </w:p>
          <w:p w:rsidR="006610F0" w:rsidRPr="00BE4065" w:rsidRDefault="006610F0" w:rsidP="006610F0">
            <w:pPr>
              <w:tabs>
                <w:tab w:val="right" w:pos="9255"/>
              </w:tabs>
              <w:jc w:val="both"/>
              <w:rPr>
                <w:b/>
                <w:sz w:val="24"/>
              </w:rPr>
            </w:pPr>
            <w:r>
              <w:rPr>
                <w:b/>
                <w:sz w:val="24"/>
              </w:rPr>
              <w:t>Тема 5</w:t>
            </w:r>
            <w:r w:rsidRPr="00BE4065">
              <w:rPr>
                <w:b/>
                <w:sz w:val="24"/>
              </w:rPr>
              <w:t>. Первая помощь пострадавшим при несчастных случаях.</w:t>
            </w:r>
          </w:p>
          <w:p w:rsidR="006610F0" w:rsidRPr="00BE4065" w:rsidRDefault="006610F0" w:rsidP="006610F0">
            <w:pPr>
              <w:ind w:firstLine="709"/>
              <w:jc w:val="both"/>
              <w:rPr>
                <w:sz w:val="24"/>
              </w:rPr>
            </w:pPr>
            <w:r>
              <w:rPr>
                <w:b/>
                <w:i/>
                <w:sz w:val="24"/>
              </w:rPr>
              <w:t>Практическое – 1 час</w:t>
            </w:r>
            <w:r w:rsidRPr="00BE4065">
              <w:rPr>
                <w:b/>
                <w:i/>
                <w:sz w:val="24"/>
              </w:rPr>
              <w:t>.</w:t>
            </w:r>
          </w:p>
          <w:p w:rsidR="006610F0" w:rsidRPr="006610F0" w:rsidRDefault="006610F0" w:rsidP="006610F0">
            <w:pPr>
              <w:jc w:val="both"/>
              <w:rPr>
                <w:sz w:val="24"/>
              </w:rPr>
            </w:pPr>
            <w:r w:rsidRPr="00BE4065">
              <w:rPr>
                <w:sz w:val="24"/>
              </w:rPr>
              <w:t>Первая помощь при утоплении. Белая и синяя асфиксия. Первая помощь при поражении электрическим током и молнией. Профилактика теплового и солнечного ударов.</w:t>
            </w:r>
            <w:r w:rsidRPr="00A570FB">
              <w:rPr>
                <w:sz w:val="24"/>
              </w:rPr>
              <w:t xml:space="preserve"> Методы применяемые спасателями для контроля газовой среды. Отборы проб воздуха</w:t>
            </w:r>
            <w:r>
              <w:rPr>
                <w:sz w:val="24"/>
              </w:rPr>
              <w:t>.</w:t>
            </w:r>
          </w:p>
          <w:p w:rsidR="006610F0" w:rsidRPr="006610F0" w:rsidRDefault="006610F0" w:rsidP="001347F4">
            <w:pPr>
              <w:jc w:val="center"/>
              <w:rPr>
                <w:b/>
                <w:color w:val="000000"/>
                <w:sz w:val="24"/>
              </w:rPr>
            </w:pPr>
            <w:r w:rsidRPr="006610F0">
              <w:rPr>
                <w:b/>
                <w:color w:val="000000"/>
                <w:sz w:val="24"/>
              </w:rPr>
              <w:t>ОХРАНА ТРУДА</w:t>
            </w:r>
          </w:p>
          <w:p w:rsidR="006610F0" w:rsidRDefault="006610F0" w:rsidP="006610F0">
            <w:pPr>
              <w:jc w:val="both"/>
              <w:rPr>
                <w:b/>
                <w:bCs/>
                <w:sz w:val="24"/>
              </w:rPr>
            </w:pPr>
            <w:r>
              <w:rPr>
                <w:b/>
                <w:bCs/>
                <w:sz w:val="24"/>
              </w:rPr>
              <w:t>Тема 4</w:t>
            </w:r>
            <w:r w:rsidRPr="00C554F3">
              <w:rPr>
                <w:b/>
                <w:bCs/>
                <w:sz w:val="24"/>
              </w:rPr>
              <w:t xml:space="preserve">. Предоставление спасателям компенсаций за условия труда; обеспечение средствами индивидуальной защиты. </w:t>
            </w:r>
          </w:p>
          <w:p w:rsidR="006610F0" w:rsidRPr="00C554F3" w:rsidRDefault="006610F0" w:rsidP="006610F0">
            <w:pPr>
              <w:ind w:firstLine="709"/>
              <w:jc w:val="both"/>
              <w:rPr>
                <w:sz w:val="24"/>
              </w:rPr>
            </w:pPr>
            <w:r w:rsidRPr="00C554F3">
              <w:rPr>
                <w:b/>
                <w:i/>
                <w:sz w:val="24"/>
              </w:rPr>
              <w:t>Теоретическое – 1 час.</w:t>
            </w:r>
          </w:p>
          <w:p w:rsidR="006610F0" w:rsidRDefault="006610F0" w:rsidP="006610F0">
            <w:pPr>
              <w:jc w:val="both"/>
              <w:rPr>
                <w:sz w:val="24"/>
              </w:rPr>
            </w:pPr>
            <w:r w:rsidRPr="00C554F3">
              <w:rPr>
                <w:sz w:val="24"/>
              </w:rPr>
              <w:t>Обязанности работодателя по обеспечению работников средствами индивидуальной защиты. Обязанности работников по применению средств индивидуальной защиты. Классификация средств индивидуальной защиты, требования к ним. Порядок обеспечения спасателей специальной одеждой, специальной обувью и другими средствами индивидуальной защиты; организация их хранения, стирки, химической сушки, ремонта и т. п.</w:t>
            </w:r>
          </w:p>
          <w:p w:rsidR="001B1CF2" w:rsidRDefault="001B1CF2" w:rsidP="001B1CF2">
            <w:pPr>
              <w:jc w:val="center"/>
              <w:rPr>
                <w:b/>
                <w:sz w:val="24"/>
              </w:rPr>
            </w:pPr>
            <w:r w:rsidRPr="001B1CF2">
              <w:rPr>
                <w:b/>
                <w:sz w:val="24"/>
              </w:rPr>
              <w:t>ФИЗИЧЕСКАЯ ПОДГОТОВКА</w:t>
            </w:r>
          </w:p>
          <w:p w:rsidR="001B1CF2" w:rsidRPr="008B260D" w:rsidRDefault="001B1CF2" w:rsidP="001B1CF2">
            <w:pPr>
              <w:jc w:val="both"/>
              <w:rPr>
                <w:b/>
                <w:sz w:val="24"/>
              </w:rPr>
            </w:pPr>
            <w:r>
              <w:rPr>
                <w:b/>
                <w:sz w:val="24"/>
              </w:rPr>
              <w:t>Тема 4</w:t>
            </w:r>
            <w:r w:rsidRPr="008B260D">
              <w:rPr>
                <w:b/>
                <w:sz w:val="24"/>
              </w:rPr>
              <w:t>. Силовая подготовка</w:t>
            </w:r>
          </w:p>
          <w:p w:rsidR="001B1CF2" w:rsidRPr="001B1CF2" w:rsidRDefault="001B1CF2" w:rsidP="001B1CF2">
            <w:pPr>
              <w:rPr>
                <w:b/>
                <w:sz w:val="24"/>
              </w:rPr>
            </w:pPr>
            <w:r w:rsidRPr="008B260D">
              <w:rPr>
                <w:sz w:val="24"/>
              </w:rPr>
              <w:t>Разминка. Упражнения с нагрузкой на мышцы спины, груди, мышцы брюшного пресса. Приседания с весом</w:t>
            </w:r>
            <w:r>
              <w:rPr>
                <w:b/>
                <w:sz w:val="24"/>
              </w:rPr>
              <w:t>.</w:t>
            </w:r>
          </w:p>
        </w:tc>
        <w:tc>
          <w:tcPr>
            <w:tcW w:w="2551" w:type="dxa"/>
            <w:shd w:val="clear" w:color="auto" w:fill="auto"/>
            <w:vAlign w:val="center"/>
          </w:tcPr>
          <w:p w:rsidR="00F30BFB" w:rsidRPr="00652BFB" w:rsidRDefault="00F30BFB" w:rsidP="001347F4">
            <w:pPr>
              <w:jc w:val="center"/>
              <w:rPr>
                <w:b/>
                <w:color w:val="000000"/>
                <w:sz w:val="20"/>
                <w:szCs w:val="20"/>
              </w:rPr>
            </w:pPr>
          </w:p>
        </w:tc>
      </w:tr>
      <w:tr w:rsidR="006610F0" w:rsidRPr="008F505A" w:rsidTr="009212E0">
        <w:trPr>
          <w:trHeight w:val="525"/>
        </w:trPr>
        <w:tc>
          <w:tcPr>
            <w:tcW w:w="1985" w:type="dxa"/>
            <w:shd w:val="clear" w:color="auto" w:fill="auto"/>
            <w:vAlign w:val="center"/>
          </w:tcPr>
          <w:p w:rsidR="006610F0" w:rsidRPr="00652BFB" w:rsidRDefault="00264D47" w:rsidP="001347F4">
            <w:pPr>
              <w:pStyle w:val="ac"/>
              <w:jc w:val="center"/>
              <w:rPr>
                <w:rFonts w:ascii="Times New Roman" w:hAnsi="Times New Roman"/>
                <w:b/>
                <w:sz w:val="20"/>
                <w:szCs w:val="20"/>
              </w:rPr>
            </w:pPr>
            <w:r>
              <w:rPr>
                <w:rFonts w:ascii="Times New Roman" w:hAnsi="Times New Roman"/>
                <w:b/>
                <w:sz w:val="20"/>
                <w:szCs w:val="20"/>
              </w:rPr>
              <w:t>Июль</w:t>
            </w:r>
          </w:p>
        </w:tc>
        <w:tc>
          <w:tcPr>
            <w:tcW w:w="10348" w:type="dxa"/>
            <w:shd w:val="clear" w:color="auto" w:fill="auto"/>
            <w:vAlign w:val="center"/>
          </w:tcPr>
          <w:p w:rsidR="006610F0" w:rsidRDefault="006610F0" w:rsidP="001347F4">
            <w:pPr>
              <w:jc w:val="center"/>
              <w:rPr>
                <w:b/>
                <w:sz w:val="24"/>
              </w:rPr>
            </w:pPr>
            <w:r w:rsidRPr="006610F0">
              <w:rPr>
                <w:b/>
                <w:sz w:val="24"/>
              </w:rPr>
              <w:t>СПЕЦИАЛЬНАЯ ПОДГОТОВКА</w:t>
            </w:r>
          </w:p>
          <w:p w:rsidR="00264D47" w:rsidRPr="00EA42C7" w:rsidRDefault="00264D47" w:rsidP="00264D47">
            <w:pPr>
              <w:jc w:val="both"/>
              <w:rPr>
                <w:b/>
                <w:sz w:val="24"/>
              </w:rPr>
            </w:pPr>
            <w:r>
              <w:rPr>
                <w:b/>
                <w:sz w:val="24"/>
              </w:rPr>
              <w:t>Тема 9</w:t>
            </w:r>
            <w:r w:rsidRPr="00EA42C7">
              <w:rPr>
                <w:b/>
                <w:sz w:val="24"/>
              </w:rPr>
              <w:t>. Тренировки спасателей в составе отделений. Действия отделений  при ведении газоспасательных работ.</w:t>
            </w:r>
          </w:p>
          <w:p w:rsidR="00264D47" w:rsidRPr="00EA42C7" w:rsidRDefault="00BA489F" w:rsidP="00264D47">
            <w:pPr>
              <w:ind w:firstLine="709"/>
              <w:jc w:val="both"/>
              <w:rPr>
                <w:sz w:val="24"/>
              </w:rPr>
            </w:pPr>
            <w:r>
              <w:rPr>
                <w:b/>
                <w:i/>
                <w:sz w:val="24"/>
              </w:rPr>
              <w:t>Практическое – 1</w:t>
            </w:r>
            <w:r w:rsidR="00264D47" w:rsidRPr="00EA42C7">
              <w:rPr>
                <w:b/>
                <w:i/>
                <w:sz w:val="24"/>
              </w:rPr>
              <w:t xml:space="preserve"> час.</w:t>
            </w:r>
          </w:p>
          <w:p w:rsidR="00264D47" w:rsidRDefault="00264D47" w:rsidP="00264D47">
            <w:pPr>
              <w:jc w:val="both"/>
              <w:rPr>
                <w:sz w:val="24"/>
              </w:rPr>
            </w:pPr>
            <w:r w:rsidRPr="00EA42C7">
              <w:rPr>
                <w:sz w:val="24"/>
              </w:rPr>
              <w:t>Действия спасателей в составе отделений при ведении газоспасательных работ. Тренировка спасателей в составе отделений в СИЗОД по извлечен</w:t>
            </w:r>
            <w:r>
              <w:rPr>
                <w:sz w:val="24"/>
              </w:rPr>
              <w:t>ию пострадавших из загазованной зоны.</w:t>
            </w:r>
          </w:p>
          <w:p w:rsidR="00BA489F" w:rsidRPr="007B4C02" w:rsidRDefault="00BA489F" w:rsidP="00BA489F">
            <w:pPr>
              <w:jc w:val="both"/>
              <w:rPr>
                <w:b/>
                <w:sz w:val="24"/>
              </w:rPr>
            </w:pPr>
            <w:r>
              <w:rPr>
                <w:b/>
                <w:sz w:val="24"/>
              </w:rPr>
              <w:t>Тема 18</w:t>
            </w:r>
            <w:r w:rsidRPr="007B4C02">
              <w:rPr>
                <w:b/>
                <w:sz w:val="24"/>
              </w:rPr>
              <w:t xml:space="preserve">. Средства индивидуальной и коллективной защиты. </w:t>
            </w:r>
          </w:p>
          <w:p w:rsidR="00BA489F" w:rsidRPr="007B4C02" w:rsidRDefault="00BA489F" w:rsidP="00BA489F">
            <w:pPr>
              <w:ind w:firstLine="709"/>
              <w:jc w:val="both"/>
              <w:rPr>
                <w:b/>
                <w:i/>
                <w:sz w:val="24"/>
              </w:rPr>
            </w:pPr>
            <w:r>
              <w:rPr>
                <w:b/>
                <w:i/>
                <w:sz w:val="24"/>
              </w:rPr>
              <w:t>Практическое – 1</w:t>
            </w:r>
            <w:r w:rsidRPr="007B4C02">
              <w:rPr>
                <w:b/>
                <w:i/>
                <w:sz w:val="24"/>
              </w:rPr>
              <w:t xml:space="preserve"> час.</w:t>
            </w:r>
          </w:p>
          <w:p w:rsidR="00BA489F" w:rsidRPr="001B1CF2" w:rsidRDefault="00BA489F" w:rsidP="001B1CF2">
            <w:pPr>
              <w:jc w:val="both"/>
              <w:rPr>
                <w:sz w:val="24"/>
              </w:rPr>
            </w:pPr>
            <w:r w:rsidRPr="007B4C02">
              <w:rPr>
                <w:sz w:val="24"/>
              </w:rPr>
              <w:t>Тренировка в пользовании изолирующим (дыхательным) аппаратом. Работа в изолирующих, дыхательных аппара</w:t>
            </w:r>
            <w:r>
              <w:rPr>
                <w:sz w:val="24"/>
              </w:rPr>
              <w:t xml:space="preserve">тах на сжатом воздухе в </w:t>
            </w:r>
            <w:proofErr w:type="spellStart"/>
            <w:r>
              <w:rPr>
                <w:sz w:val="24"/>
              </w:rPr>
              <w:t>тепло</w:t>
            </w:r>
            <w:r w:rsidRPr="007B4C02">
              <w:rPr>
                <w:sz w:val="24"/>
              </w:rPr>
              <w:t>камере</w:t>
            </w:r>
            <w:proofErr w:type="spellEnd"/>
            <w:r>
              <w:rPr>
                <w:sz w:val="24"/>
              </w:rPr>
              <w:t>.</w:t>
            </w:r>
          </w:p>
          <w:p w:rsidR="006610F0" w:rsidRDefault="006610F0" w:rsidP="001347F4">
            <w:pPr>
              <w:jc w:val="center"/>
              <w:rPr>
                <w:b/>
                <w:color w:val="000000"/>
                <w:sz w:val="24"/>
              </w:rPr>
            </w:pPr>
            <w:r w:rsidRPr="006610F0">
              <w:rPr>
                <w:b/>
                <w:color w:val="000000"/>
                <w:sz w:val="24"/>
              </w:rPr>
              <w:t>МЕДИЦИНСКАЯ ПОДГОТОВКА</w:t>
            </w:r>
          </w:p>
          <w:p w:rsidR="00BA489F" w:rsidRPr="00BE4065" w:rsidRDefault="00BA489F" w:rsidP="00BA489F">
            <w:pPr>
              <w:tabs>
                <w:tab w:val="right" w:pos="9255"/>
              </w:tabs>
              <w:jc w:val="both"/>
              <w:rPr>
                <w:b/>
                <w:sz w:val="24"/>
              </w:rPr>
            </w:pPr>
            <w:r>
              <w:rPr>
                <w:b/>
                <w:sz w:val="24"/>
              </w:rPr>
              <w:t>Тема 6</w:t>
            </w:r>
            <w:r w:rsidRPr="00BE4065">
              <w:rPr>
                <w:b/>
                <w:sz w:val="24"/>
              </w:rPr>
              <w:t xml:space="preserve">. Первая помощь пострадавшим при синдроме длительного сдавливания. </w:t>
            </w:r>
          </w:p>
          <w:p w:rsidR="00BA489F" w:rsidRPr="00BE4065" w:rsidRDefault="00BA489F" w:rsidP="00BA489F">
            <w:pPr>
              <w:ind w:firstLine="709"/>
              <w:jc w:val="both"/>
              <w:rPr>
                <w:sz w:val="24"/>
              </w:rPr>
            </w:pPr>
            <w:r w:rsidRPr="00BE4065">
              <w:rPr>
                <w:b/>
                <w:i/>
                <w:sz w:val="24"/>
              </w:rPr>
              <w:t>Теоретическое – 1 час.</w:t>
            </w:r>
          </w:p>
          <w:p w:rsidR="00BA489F" w:rsidRDefault="00BA489F" w:rsidP="00BA489F">
            <w:pPr>
              <w:jc w:val="both"/>
              <w:rPr>
                <w:sz w:val="24"/>
              </w:rPr>
            </w:pPr>
            <w:r w:rsidRPr="00BE4065">
              <w:rPr>
                <w:sz w:val="24"/>
              </w:rPr>
              <w:lastRenderedPageBreak/>
              <w:t>Понятие о синдроме длительного сдавливания. Виды компрессии: раздавливание, прямое и позиционное сдавливание их сочетание, локализация, повреждения мягких тканей, осложнения, степени тяжести, периоды компрессии, комбинации с другими поражениями, классификация компрессионного синдрома. Ишемия конечностей, классификация, некроз конечности. Клинические признаки ишемии. Прогноз. Определение комбинированных поражений конечностей.</w:t>
            </w:r>
          </w:p>
          <w:p w:rsidR="00BA489F" w:rsidRDefault="00BA489F" w:rsidP="00BA489F">
            <w:pPr>
              <w:jc w:val="center"/>
              <w:rPr>
                <w:b/>
                <w:sz w:val="24"/>
              </w:rPr>
            </w:pPr>
            <w:r w:rsidRPr="00BA489F">
              <w:rPr>
                <w:b/>
                <w:sz w:val="24"/>
              </w:rPr>
              <w:t>ПСИХОЛОГИЧЕСКАЯ ПОДГОТОВКА</w:t>
            </w:r>
          </w:p>
          <w:p w:rsidR="00BA489F" w:rsidRPr="000865E7" w:rsidRDefault="00BA489F" w:rsidP="00BA489F">
            <w:pPr>
              <w:jc w:val="both"/>
              <w:rPr>
                <w:b/>
                <w:bCs/>
                <w:iCs/>
                <w:sz w:val="24"/>
              </w:rPr>
            </w:pPr>
            <w:r w:rsidRPr="000865E7">
              <w:rPr>
                <w:b/>
                <w:bCs/>
                <w:iCs/>
                <w:sz w:val="24"/>
              </w:rPr>
              <w:t xml:space="preserve">Тема 2. Психологическая подготовка спасателей к действиям в условиях ЧС. </w:t>
            </w:r>
          </w:p>
          <w:p w:rsidR="00BA489F" w:rsidRPr="000865E7" w:rsidRDefault="00BA489F" w:rsidP="00BA489F">
            <w:pPr>
              <w:ind w:firstLine="709"/>
              <w:jc w:val="both"/>
              <w:rPr>
                <w:b/>
                <w:sz w:val="24"/>
              </w:rPr>
            </w:pPr>
            <w:r w:rsidRPr="000865E7">
              <w:rPr>
                <w:b/>
                <w:i/>
                <w:sz w:val="24"/>
              </w:rPr>
              <w:t>Теоретическое – 1 час</w:t>
            </w:r>
            <w:r w:rsidRPr="000865E7">
              <w:rPr>
                <w:b/>
                <w:sz w:val="24"/>
              </w:rPr>
              <w:t>.</w:t>
            </w:r>
          </w:p>
          <w:p w:rsidR="00BA489F" w:rsidRDefault="00BA489F" w:rsidP="00BA489F">
            <w:pPr>
              <w:jc w:val="both"/>
              <w:rPr>
                <w:sz w:val="24"/>
              </w:rPr>
            </w:pPr>
            <w:r w:rsidRPr="000865E7">
              <w:rPr>
                <w:sz w:val="24"/>
              </w:rPr>
              <w:t>Пути формирования психологической готовности спасателей к ликвидации последствий ЧС, накопление опыта острых эмоциональных воздействий при работе с ранеными, погибшими. Развитие способности переносить интенсивные и длительные физические  нагрузки, способности противостоять страху и панике, готовность совершать самоотверженные поступки. Совершенствование методов развития психологической готовности совершать самоотверженные поступки. Совершенствование методов развития психологической готовности к действиям при ликвидации последствий ЧС. Выработка навыков эффективного внутригруппового взаимодействия.</w:t>
            </w:r>
          </w:p>
          <w:p w:rsidR="00BA489F" w:rsidRDefault="00BA489F" w:rsidP="00BA489F">
            <w:pPr>
              <w:jc w:val="center"/>
              <w:rPr>
                <w:b/>
                <w:sz w:val="24"/>
              </w:rPr>
            </w:pPr>
            <w:r>
              <w:rPr>
                <w:b/>
                <w:sz w:val="24"/>
              </w:rPr>
              <w:t>ФИЗИЧЕСКАЯ ПОДГОТОВКА</w:t>
            </w:r>
          </w:p>
          <w:p w:rsidR="00BA489F" w:rsidRPr="00BA489F" w:rsidRDefault="00BA489F" w:rsidP="00BA489F">
            <w:pPr>
              <w:jc w:val="both"/>
              <w:rPr>
                <w:b/>
                <w:sz w:val="24"/>
              </w:rPr>
            </w:pPr>
            <w:r w:rsidRPr="00BA489F">
              <w:rPr>
                <w:b/>
                <w:sz w:val="24"/>
              </w:rPr>
              <w:t>Тема 3.</w:t>
            </w:r>
            <w:r>
              <w:rPr>
                <w:b/>
                <w:sz w:val="24"/>
              </w:rPr>
              <w:t xml:space="preserve"> Легкая </w:t>
            </w:r>
            <w:proofErr w:type="spellStart"/>
            <w:r>
              <w:rPr>
                <w:b/>
                <w:sz w:val="24"/>
              </w:rPr>
              <w:t>ателетика</w:t>
            </w:r>
            <w:proofErr w:type="spellEnd"/>
          </w:p>
          <w:p w:rsidR="00BA489F" w:rsidRPr="00BA489F" w:rsidRDefault="00BA489F" w:rsidP="00BA489F">
            <w:pPr>
              <w:jc w:val="both"/>
              <w:rPr>
                <w:sz w:val="24"/>
              </w:rPr>
            </w:pPr>
            <w:r>
              <w:rPr>
                <w:sz w:val="24"/>
              </w:rPr>
              <w:t>Разминка. Подтягивание на перекладине. Бег 100 м. Бег по пересеченной местности 1 км.</w:t>
            </w:r>
          </w:p>
        </w:tc>
        <w:tc>
          <w:tcPr>
            <w:tcW w:w="2551" w:type="dxa"/>
            <w:shd w:val="clear" w:color="auto" w:fill="auto"/>
            <w:vAlign w:val="center"/>
          </w:tcPr>
          <w:p w:rsidR="006610F0" w:rsidRPr="00652BFB" w:rsidRDefault="006610F0" w:rsidP="001347F4">
            <w:pPr>
              <w:jc w:val="center"/>
              <w:rPr>
                <w:b/>
                <w:color w:val="000000"/>
                <w:sz w:val="20"/>
                <w:szCs w:val="20"/>
              </w:rPr>
            </w:pPr>
          </w:p>
        </w:tc>
      </w:tr>
      <w:tr w:rsidR="006610F0" w:rsidRPr="008F505A" w:rsidTr="009212E0">
        <w:trPr>
          <w:trHeight w:val="525"/>
        </w:trPr>
        <w:tc>
          <w:tcPr>
            <w:tcW w:w="1985" w:type="dxa"/>
            <w:shd w:val="clear" w:color="auto" w:fill="auto"/>
            <w:vAlign w:val="center"/>
          </w:tcPr>
          <w:p w:rsidR="006610F0" w:rsidRPr="00652BFB" w:rsidRDefault="00BA489F" w:rsidP="001347F4">
            <w:pPr>
              <w:pStyle w:val="ac"/>
              <w:jc w:val="center"/>
              <w:rPr>
                <w:rFonts w:ascii="Times New Roman" w:hAnsi="Times New Roman"/>
                <w:b/>
                <w:sz w:val="20"/>
                <w:szCs w:val="20"/>
              </w:rPr>
            </w:pPr>
            <w:r>
              <w:rPr>
                <w:rFonts w:ascii="Times New Roman" w:hAnsi="Times New Roman"/>
                <w:b/>
                <w:sz w:val="20"/>
                <w:szCs w:val="20"/>
              </w:rPr>
              <w:t>Август</w:t>
            </w:r>
          </w:p>
        </w:tc>
        <w:tc>
          <w:tcPr>
            <w:tcW w:w="10348" w:type="dxa"/>
            <w:shd w:val="clear" w:color="auto" w:fill="auto"/>
            <w:vAlign w:val="center"/>
          </w:tcPr>
          <w:p w:rsidR="006610F0" w:rsidRDefault="006610F0" w:rsidP="001347F4">
            <w:pPr>
              <w:jc w:val="center"/>
              <w:rPr>
                <w:b/>
                <w:sz w:val="24"/>
              </w:rPr>
            </w:pPr>
            <w:r w:rsidRPr="006610F0">
              <w:rPr>
                <w:b/>
                <w:sz w:val="24"/>
              </w:rPr>
              <w:t>СПЕЦИАЛЬНАЯ ПОДГОТОВКА</w:t>
            </w:r>
          </w:p>
          <w:p w:rsidR="00BA489F" w:rsidRPr="00EA42C7" w:rsidRDefault="00BA489F" w:rsidP="00BA489F">
            <w:pPr>
              <w:jc w:val="both"/>
              <w:rPr>
                <w:b/>
                <w:sz w:val="24"/>
              </w:rPr>
            </w:pPr>
            <w:r>
              <w:rPr>
                <w:b/>
                <w:sz w:val="24"/>
              </w:rPr>
              <w:t>Тема 10</w:t>
            </w:r>
            <w:r w:rsidRPr="00EA42C7">
              <w:rPr>
                <w:b/>
                <w:sz w:val="24"/>
              </w:rPr>
              <w:t xml:space="preserve">. Сигналы и знаки управления. </w:t>
            </w:r>
          </w:p>
          <w:p w:rsidR="00BA489F" w:rsidRPr="00EA42C7" w:rsidRDefault="00BA489F" w:rsidP="00BA489F">
            <w:pPr>
              <w:ind w:firstLine="709"/>
              <w:jc w:val="both"/>
              <w:rPr>
                <w:sz w:val="24"/>
              </w:rPr>
            </w:pPr>
            <w:r w:rsidRPr="00EA42C7">
              <w:rPr>
                <w:b/>
                <w:i/>
                <w:sz w:val="24"/>
              </w:rPr>
              <w:t>Практическое – 1 час.</w:t>
            </w:r>
          </w:p>
          <w:p w:rsidR="00BA489F" w:rsidRDefault="00BA489F" w:rsidP="00BA489F">
            <w:pPr>
              <w:jc w:val="both"/>
              <w:rPr>
                <w:sz w:val="24"/>
              </w:rPr>
            </w:pPr>
            <w:r w:rsidRPr="00EA42C7">
              <w:rPr>
                <w:sz w:val="24"/>
              </w:rPr>
              <w:t>Радио тренировка. Правила и порядок ведения радиообмена штатными средствами связи подразделений. Позывные должностных лиц подразделений, рабочих групп в ходе проведения работ.</w:t>
            </w:r>
          </w:p>
          <w:p w:rsidR="00BA489F" w:rsidRPr="00BE4065" w:rsidRDefault="00BA489F" w:rsidP="00BA489F">
            <w:pPr>
              <w:jc w:val="both"/>
              <w:rPr>
                <w:b/>
                <w:sz w:val="24"/>
              </w:rPr>
            </w:pPr>
            <w:r>
              <w:rPr>
                <w:b/>
                <w:sz w:val="24"/>
              </w:rPr>
              <w:t>Тема 11</w:t>
            </w:r>
            <w:r w:rsidRPr="00BE4065">
              <w:rPr>
                <w:b/>
                <w:sz w:val="24"/>
              </w:rPr>
              <w:t xml:space="preserve">. Основы организации поисково-спасательных работ в зоне ЧС. </w:t>
            </w:r>
          </w:p>
          <w:p w:rsidR="00BA489F" w:rsidRPr="00BE4065" w:rsidRDefault="00BA489F" w:rsidP="00BA489F">
            <w:pPr>
              <w:ind w:firstLine="709"/>
              <w:jc w:val="both"/>
              <w:rPr>
                <w:sz w:val="24"/>
              </w:rPr>
            </w:pPr>
            <w:r w:rsidRPr="00BE4065">
              <w:rPr>
                <w:b/>
                <w:i/>
                <w:sz w:val="24"/>
              </w:rPr>
              <w:t>Теоретическое – 1 час.</w:t>
            </w:r>
          </w:p>
          <w:p w:rsidR="00BA489F" w:rsidRDefault="00BA489F" w:rsidP="00BA489F">
            <w:pPr>
              <w:jc w:val="both"/>
              <w:rPr>
                <w:b/>
                <w:sz w:val="24"/>
              </w:rPr>
            </w:pPr>
            <w:r w:rsidRPr="00BE4065">
              <w:rPr>
                <w:sz w:val="24"/>
              </w:rPr>
              <w:t>Особенности аварий и катастроф на объектах химической промышленности, топливно-энергетического комплекса. Аварийно-спасательные и газоспасательные подразделения. Особенности ведения разведки зоны ЧС и проведение АСР аварийно-спасательными и газоспасательными подразделениями. Задачи разведки подразделений.</w:t>
            </w:r>
          </w:p>
          <w:p w:rsidR="006610F0" w:rsidRDefault="006610F0" w:rsidP="001B1CF2">
            <w:pPr>
              <w:jc w:val="center"/>
              <w:rPr>
                <w:b/>
                <w:color w:val="000000"/>
                <w:sz w:val="24"/>
              </w:rPr>
            </w:pPr>
            <w:r w:rsidRPr="006610F0">
              <w:rPr>
                <w:b/>
                <w:color w:val="000000"/>
                <w:sz w:val="24"/>
              </w:rPr>
              <w:t>МЕДИЦИНСКАЯ ПОДГОТОВКА</w:t>
            </w:r>
          </w:p>
          <w:p w:rsidR="00BA489F" w:rsidRPr="003B381F" w:rsidRDefault="00BA489F" w:rsidP="00BA489F">
            <w:pPr>
              <w:tabs>
                <w:tab w:val="right" w:pos="9255"/>
              </w:tabs>
              <w:jc w:val="both"/>
              <w:rPr>
                <w:b/>
                <w:sz w:val="24"/>
              </w:rPr>
            </w:pPr>
            <w:r>
              <w:rPr>
                <w:b/>
                <w:sz w:val="24"/>
              </w:rPr>
              <w:t>Тема 7</w:t>
            </w:r>
            <w:r w:rsidRPr="003B381F">
              <w:rPr>
                <w:b/>
                <w:sz w:val="24"/>
              </w:rPr>
              <w:t xml:space="preserve">. Первая помощь пострадавшим при поражениях отравляющими и аварийно-химическими опасными веществами (АХОВ). </w:t>
            </w:r>
          </w:p>
          <w:p w:rsidR="00BA489F" w:rsidRPr="003B381F" w:rsidRDefault="00BA489F" w:rsidP="00BA489F">
            <w:pPr>
              <w:ind w:firstLine="709"/>
              <w:jc w:val="both"/>
              <w:rPr>
                <w:sz w:val="24"/>
              </w:rPr>
            </w:pPr>
            <w:r>
              <w:rPr>
                <w:b/>
                <w:i/>
                <w:sz w:val="24"/>
              </w:rPr>
              <w:t>Теоретическое – 1 час</w:t>
            </w:r>
            <w:r w:rsidRPr="003B381F">
              <w:rPr>
                <w:b/>
                <w:i/>
                <w:sz w:val="24"/>
              </w:rPr>
              <w:t>.</w:t>
            </w:r>
          </w:p>
          <w:p w:rsidR="00BA489F" w:rsidRDefault="00BA489F" w:rsidP="00BA489F">
            <w:pPr>
              <w:ind w:firstLine="709"/>
              <w:jc w:val="both"/>
              <w:rPr>
                <w:sz w:val="24"/>
              </w:rPr>
            </w:pPr>
            <w:r w:rsidRPr="003B381F">
              <w:rPr>
                <w:sz w:val="24"/>
              </w:rPr>
              <w:t xml:space="preserve">Отравляющие и аварийно-химические опасные вещества, их классификация по действию на организм человека. Признаки поражения. Средства защиты. Оказание первой помощи. Антидоты. Особенности оказания помощи при отравлении продуктами горения. Использование аптечки индивидуальной, </w:t>
            </w:r>
            <w:proofErr w:type="spellStart"/>
            <w:r w:rsidRPr="003B381F">
              <w:rPr>
                <w:sz w:val="24"/>
              </w:rPr>
              <w:t>антидотная</w:t>
            </w:r>
            <w:proofErr w:type="spellEnd"/>
            <w:r w:rsidRPr="003B381F">
              <w:rPr>
                <w:sz w:val="24"/>
              </w:rPr>
              <w:t xml:space="preserve"> терапия</w:t>
            </w:r>
            <w:r>
              <w:rPr>
                <w:sz w:val="24"/>
              </w:rPr>
              <w:t>.</w:t>
            </w:r>
          </w:p>
          <w:p w:rsidR="00BA489F" w:rsidRPr="00BA489F" w:rsidRDefault="00BA489F" w:rsidP="001347F4">
            <w:pPr>
              <w:jc w:val="center"/>
              <w:rPr>
                <w:b/>
                <w:color w:val="000000"/>
                <w:sz w:val="24"/>
              </w:rPr>
            </w:pPr>
            <w:r w:rsidRPr="00BA489F">
              <w:rPr>
                <w:b/>
                <w:color w:val="000000"/>
                <w:sz w:val="24"/>
              </w:rPr>
              <w:lastRenderedPageBreak/>
              <w:t>ПСИХОЛОГИЧЕСКАЯ ПОДГОТОВКА</w:t>
            </w:r>
          </w:p>
          <w:p w:rsidR="00BA489F" w:rsidRPr="003B381F" w:rsidRDefault="00BA489F" w:rsidP="00BA489F">
            <w:pPr>
              <w:jc w:val="both"/>
              <w:rPr>
                <w:b/>
                <w:bCs/>
                <w:iCs/>
                <w:sz w:val="24"/>
              </w:rPr>
            </w:pPr>
            <w:r w:rsidRPr="003B381F">
              <w:rPr>
                <w:b/>
                <w:bCs/>
                <w:iCs/>
                <w:sz w:val="24"/>
              </w:rPr>
              <w:t xml:space="preserve">Тема 3. Психическая саморегуляция и реабилитация спасателя. </w:t>
            </w:r>
          </w:p>
          <w:p w:rsidR="00BA489F" w:rsidRPr="003B381F" w:rsidRDefault="00BA489F" w:rsidP="00BA489F">
            <w:pPr>
              <w:ind w:firstLine="709"/>
              <w:jc w:val="both"/>
              <w:rPr>
                <w:b/>
                <w:sz w:val="24"/>
              </w:rPr>
            </w:pPr>
            <w:r w:rsidRPr="003B381F">
              <w:rPr>
                <w:b/>
                <w:i/>
                <w:sz w:val="24"/>
              </w:rPr>
              <w:t>Теоретическое – 1 час</w:t>
            </w:r>
            <w:r w:rsidRPr="003B381F">
              <w:rPr>
                <w:b/>
                <w:sz w:val="24"/>
              </w:rPr>
              <w:t>.</w:t>
            </w:r>
          </w:p>
          <w:p w:rsidR="00BA489F" w:rsidRDefault="00BA489F" w:rsidP="00BA489F">
            <w:pPr>
              <w:jc w:val="both"/>
              <w:rPr>
                <w:color w:val="121517"/>
                <w:sz w:val="24"/>
              </w:rPr>
            </w:pPr>
            <w:r w:rsidRPr="007B4C02">
              <w:rPr>
                <w:color w:val="121517"/>
                <w:sz w:val="24"/>
              </w:rPr>
              <w:t xml:space="preserve">Влияние ЧС на панику спасателя. Условия возникновения стрессового состояния. </w:t>
            </w:r>
            <w:r w:rsidRPr="00C46CD2">
              <w:rPr>
                <w:color w:val="121517"/>
                <w:sz w:val="24"/>
              </w:rPr>
              <w:t>Понятие стресса, напряжения, утомления, переутомления, нервного срыва, депрессии. Методика восстановления. Отдых. Лечение. Профилактические мероприятия; питание, аутогенная тренировка, активный отдых, функциональный покой, музыка. Основы восстановления работоспособности. Патологические и непатологические изменении в организм</w:t>
            </w:r>
            <w:r>
              <w:rPr>
                <w:color w:val="121517"/>
                <w:sz w:val="24"/>
              </w:rPr>
              <w:t>е.</w:t>
            </w:r>
          </w:p>
          <w:p w:rsidR="001B1CF2" w:rsidRDefault="001B1CF2" w:rsidP="001B1CF2">
            <w:pPr>
              <w:jc w:val="center"/>
              <w:rPr>
                <w:b/>
                <w:color w:val="121517"/>
                <w:sz w:val="24"/>
              </w:rPr>
            </w:pPr>
            <w:r w:rsidRPr="001B1CF2">
              <w:rPr>
                <w:b/>
                <w:color w:val="121517"/>
                <w:sz w:val="24"/>
              </w:rPr>
              <w:t>ФИЗИЧЕСКАЯ ПОДГОТОВКА</w:t>
            </w:r>
          </w:p>
          <w:p w:rsidR="001B1CF2" w:rsidRDefault="001B1CF2" w:rsidP="001B1CF2">
            <w:pPr>
              <w:jc w:val="both"/>
              <w:rPr>
                <w:b/>
                <w:i/>
                <w:sz w:val="24"/>
              </w:rPr>
            </w:pPr>
            <w:r>
              <w:rPr>
                <w:b/>
                <w:sz w:val="24"/>
              </w:rPr>
              <w:t>Тема 6</w:t>
            </w:r>
            <w:r w:rsidRPr="00C554F3">
              <w:rPr>
                <w:b/>
                <w:sz w:val="24"/>
              </w:rPr>
              <w:t>. Легкая атлетика.</w:t>
            </w:r>
          </w:p>
          <w:p w:rsidR="001B1CF2" w:rsidRPr="001B1CF2" w:rsidRDefault="001B1CF2" w:rsidP="001B1CF2">
            <w:pPr>
              <w:rPr>
                <w:b/>
                <w:color w:val="000000"/>
                <w:sz w:val="20"/>
                <w:szCs w:val="20"/>
              </w:rPr>
            </w:pPr>
            <w:r>
              <w:rPr>
                <w:sz w:val="24"/>
              </w:rPr>
              <w:t>Бег на дистанцию 2 км</w:t>
            </w:r>
          </w:p>
        </w:tc>
        <w:tc>
          <w:tcPr>
            <w:tcW w:w="2551" w:type="dxa"/>
            <w:shd w:val="clear" w:color="auto" w:fill="auto"/>
            <w:vAlign w:val="center"/>
          </w:tcPr>
          <w:p w:rsidR="006610F0" w:rsidRPr="00652BFB" w:rsidRDefault="006610F0" w:rsidP="001347F4">
            <w:pPr>
              <w:jc w:val="center"/>
              <w:rPr>
                <w:b/>
                <w:color w:val="000000"/>
                <w:sz w:val="20"/>
                <w:szCs w:val="20"/>
              </w:rPr>
            </w:pPr>
          </w:p>
        </w:tc>
      </w:tr>
      <w:tr w:rsidR="006610F0" w:rsidRPr="008F505A" w:rsidTr="009212E0">
        <w:trPr>
          <w:trHeight w:val="525"/>
        </w:trPr>
        <w:tc>
          <w:tcPr>
            <w:tcW w:w="1985" w:type="dxa"/>
            <w:shd w:val="clear" w:color="auto" w:fill="auto"/>
            <w:vAlign w:val="center"/>
          </w:tcPr>
          <w:p w:rsidR="006610F0" w:rsidRPr="00652BFB" w:rsidRDefault="00BA489F" w:rsidP="001347F4">
            <w:pPr>
              <w:pStyle w:val="ac"/>
              <w:jc w:val="center"/>
              <w:rPr>
                <w:rFonts w:ascii="Times New Roman" w:hAnsi="Times New Roman"/>
                <w:b/>
                <w:sz w:val="20"/>
                <w:szCs w:val="20"/>
              </w:rPr>
            </w:pPr>
            <w:r>
              <w:rPr>
                <w:rFonts w:ascii="Times New Roman" w:hAnsi="Times New Roman"/>
                <w:b/>
                <w:sz w:val="20"/>
                <w:szCs w:val="20"/>
              </w:rPr>
              <w:t>Сентябрь</w:t>
            </w:r>
          </w:p>
        </w:tc>
        <w:tc>
          <w:tcPr>
            <w:tcW w:w="10348" w:type="dxa"/>
            <w:shd w:val="clear" w:color="auto" w:fill="auto"/>
            <w:vAlign w:val="center"/>
          </w:tcPr>
          <w:p w:rsidR="006610F0" w:rsidRDefault="006610F0" w:rsidP="001347F4">
            <w:pPr>
              <w:jc w:val="center"/>
              <w:rPr>
                <w:b/>
                <w:sz w:val="24"/>
              </w:rPr>
            </w:pPr>
            <w:r w:rsidRPr="006610F0">
              <w:rPr>
                <w:b/>
                <w:sz w:val="24"/>
              </w:rPr>
              <w:t>СПЕЦИАЛЬНАЯ ПОДГОТОВКА</w:t>
            </w:r>
          </w:p>
          <w:p w:rsidR="00BA489F" w:rsidRPr="00BE4065" w:rsidRDefault="00BA489F" w:rsidP="00BA489F">
            <w:pPr>
              <w:jc w:val="both"/>
              <w:rPr>
                <w:b/>
                <w:sz w:val="24"/>
              </w:rPr>
            </w:pPr>
            <w:r>
              <w:rPr>
                <w:b/>
                <w:sz w:val="24"/>
              </w:rPr>
              <w:t>Тема 12</w:t>
            </w:r>
            <w:r w:rsidRPr="00BE4065">
              <w:rPr>
                <w:b/>
                <w:sz w:val="24"/>
              </w:rPr>
              <w:t xml:space="preserve">. Высотные работы. Промышленный альпинизм. </w:t>
            </w:r>
          </w:p>
          <w:p w:rsidR="00BA489F" w:rsidRPr="00BE4065" w:rsidRDefault="00BA489F" w:rsidP="00BA489F">
            <w:pPr>
              <w:autoSpaceDE w:val="0"/>
              <w:autoSpaceDN w:val="0"/>
              <w:adjustRightInd w:val="0"/>
              <w:ind w:firstLine="709"/>
              <w:jc w:val="both"/>
              <w:rPr>
                <w:b/>
                <w:i/>
                <w:sz w:val="24"/>
              </w:rPr>
            </w:pPr>
            <w:r w:rsidRPr="00BE4065">
              <w:rPr>
                <w:b/>
                <w:i/>
                <w:sz w:val="24"/>
              </w:rPr>
              <w:t>Теоретическое – 1 час.</w:t>
            </w:r>
          </w:p>
          <w:p w:rsidR="00BA489F" w:rsidRPr="00BE4065" w:rsidRDefault="00BA489F" w:rsidP="00BA489F">
            <w:pPr>
              <w:autoSpaceDE w:val="0"/>
              <w:autoSpaceDN w:val="0"/>
              <w:adjustRightInd w:val="0"/>
              <w:ind w:firstLine="709"/>
              <w:jc w:val="both"/>
              <w:rPr>
                <w:sz w:val="24"/>
              </w:rPr>
            </w:pPr>
            <w:r w:rsidRPr="00BE4065">
              <w:rPr>
                <w:sz w:val="24"/>
              </w:rPr>
              <w:t>Снаряжения для высотных работ и особенности их применения. Веревки, стальные канаты, стропы, цепи. Люльки (</w:t>
            </w:r>
            <w:proofErr w:type="spellStart"/>
            <w:r w:rsidRPr="00BE4065">
              <w:rPr>
                <w:sz w:val="24"/>
              </w:rPr>
              <w:t>седушки</w:t>
            </w:r>
            <w:proofErr w:type="spellEnd"/>
            <w:r w:rsidRPr="00BE4065">
              <w:rPr>
                <w:sz w:val="24"/>
              </w:rPr>
              <w:t>). Карабины. Индивидуальные страховочные системы (ИСС). Спусковые устройства. Зажимы для веревки и троса. Лебедки. Амортизаторы рывка. Спецодежда. Каски. Вспомогательные приспособления. Особенности применения снаряжения. Правила хранения. Условия отбраковки.</w:t>
            </w:r>
          </w:p>
          <w:p w:rsidR="00BA489F" w:rsidRDefault="00BA489F" w:rsidP="00BA489F">
            <w:pPr>
              <w:jc w:val="both"/>
              <w:rPr>
                <w:sz w:val="24"/>
              </w:rPr>
            </w:pPr>
            <w:r w:rsidRPr="00BE4065">
              <w:rPr>
                <w:sz w:val="24"/>
              </w:rPr>
              <w:t>Основы страховки. Способы обеспечения безопасности работников. Групповая и индивидуальная страховка. Страхование предыдущего. Динамическая страховка и способы гашения рывка при срыве работника.</w:t>
            </w:r>
          </w:p>
          <w:p w:rsidR="00BA489F" w:rsidRPr="000865E7" w:rsidRDefault="00BA489F" w:rsidP="00BA489F">
            <w:pPr>
              <w:jc w:val="both"/>
              <w:rPr>
                <w:b/>
                <w:sz w:val="24"/>
              </w:rPr>
            </w:pPr>
            <w:r>
              <w:rPr>
                <w:b/>
                <w:sz w:val="24"/>
              </w:rPr>
              <w:t>Тема 13</w:t>
            </w:r>
            <w:r w:rsidRPr="000865E7">
              <w:rPr>
                <w:b/>
                <w:sz w:val="24"/>
              </w:rPr>
              <w:t xml:space="preserve">. Технические средства и инструменты, применяемые при поисково-спасательных работах. </w:t>
            </w:r>
          </w:p>
          <w:p w:rsidR="00BA489F" w:rsidRPr="000865E7" w:rsidRDefault="00BA489F" w:rsidP="00BA489F">
            <w:pPr>
              <w:jc w:val="both"/>
              <w:rPr>
                <w:sz w:val="24"/>
              </w:rPr>
            </w:pPr>
            <w:r>
              <w:rPr>
                <w:b/>
                <w:i/>
                <w:sz w:val="24"/>
              </w:rPr>
              <w:t xml:space="preserve">            Теоретическое – 1</w:t>
            </w:r>
            <w:r w:rsidRPr="000865E7">
              <w:rPr>
                <w:b/>
                <w:i/>
                <w:sz w:val="24"/>
              </w:rPr>
              <w:t xml:space="preserve"> час.</w:t>
            </w:r>
            <w:r w:rsidRPr="000865E7">
              <w:rPr>
                <w:sz w:val="24"/>
              </w:rPr>
              <w:t xml:space="preserve"> </w:t>
            </w:r>
          </w:p>
          <w:p w:rsidR="00BA489F" w:rsidRPr="001B1CF2" w:rsidRDefault="00BA489F" w:rsidP="001B1CF2">
            <w:pPr>
              <w:jc w:val="both"/>
              <w:rPr>
                <w:color w:val="121517"/>
                <w:sz w:val="24"/>
              </w:rPr>
            </w:pPr>
            <w:r w:rsidRPr="000865E7">
              <w:rPr>
                <w:color w:val="121517"/>
                <w:sz w:val="24"/>
              </w:rPr>
              <w:t>Назначение, состав, тактико-технические характеристики, устройство и возможности аварийно-спасательного инструмента</w:t>
            </w:r>
            <w:r>
              <w:rPr>
                <w:color w:val="121517"/>
                <w:sz w:val="24"/>
              </w:rPr>
              <w:t>.</w:t>
            </w:r>
          </w:p>
          <w:p w:rsidR="006610F0" w:rsidRDefault="006610F0" w:rsidP="001347F4">
            <w:pPr>
              <w:jc w:val="center"/>
              <w:rPr>
                <w:b/>
                <w:color w:val="000000"/>
                <w:sz w:val="24"/>
              </w:rPr>
            </w:pPr>
            <w:r w:rsidRPr="006610F0">
              <w:rPr>
                <w:b/>
                <w:color w:val="000000"/>
                <w:sz w:val="24"/>
              </w:rPr>
              <w:t>МЕДИЦИНСКАЯ ПОДГОТОВКА</w:t>
            </w:r>
          </w:p>
          <w:p w:rsidR="00BA489F" w:rsidRPr="00C46CD2" w:rsidRDefault="00BA489F" w:rsidP="00BA489F">
            <w:pPr>
              <w:tabs>
                <w:tab w:val="right" w:pos="9255"/>
              </w:tabs>
              <w:jc w:val="both"/>
              <w:rPr>
                <w:b/>
                <w:sz w:val="24"/>
              </w:rPr>
            </w:pPr>
            <w:r w:rsidRPr="00C46CD2">
              <w:rPr>
                <w:b/>
                <w:sz w:val="24"/>
              </w:rPr>
              <w:t xml:space="preserve">Тема </w:t>
            </w:r>
            <w:r>
              <w:rPr>
                <w:b/>
                <w:sz w:val="24"/>
              </w:rPr>
              <w:t>8</w:t>
            </w:r>
            <w:r w:rsidRPr="00C46CD2">
              <w:rPr>
                <w:b/>
                <w:sz w:val="24"/>
              </w:rPr>
              <w:t>. Отработка приемов транспортировки пострадавших.</w:t>
            </w:r>
          </w:p>
          <w:p w:rsidR="00BA489F" w:rsidRPr="00C46CD2" w:rsidRDefault="00BA489F" w:rsidP="00BA489F">
            <w:pPr>
              <w:ind w:firstLine="709"/>
              <w:jc w:val="both"/>
              <w:rPr>
                <w:sz w:val="24"/>
              </w:rPr>
            </w:pPr>
            <w:r>
              <w:rPr>
                <w:b/>
                <w:i/>
                <w:sz w:val="24"/>
              </w:rPr>
              <w:t>Практическо</w:t>
            </w:r>
            <w:r w:rsidRPr="00C46CD2">
              <w:rPr>
                <w:b/>
                <w:i/>
                <w:sz w:val="24"/>
              </w:rPr>
              <w:t>е</w:t>
            </w:r>
            <w:r>
              <w:rPr>
                <w:b/>
                <w:i/>
                <w:sz w:val="24"/>
              </w:rPr>
              <w:t xml:space="preserve"> – 1</w:t>
            </w:r>
            <w:r w:rsidRPr="00C46CD2">
              <w:rPr>
                <w:b/>
                <w:i/>
                <w:sz w:val="24"/>
              </w:rPr>
              <w:t xml:space="preserve"> час.</w:t>
            </w:r>
          </w:p>
          <w:p w:rsidR="00BA489F" w:rsidRDefault="00BA489F" w:rsidP="00BA489F">
            <w:pPr>
              <w:ind w:firstLine="709"/>
              <w:jc w:val="both"/>
              <w:rPr>
                <w:sz w:val="24"/>
              </w:rPr>
            </w:pPr>
            <w:r w:rsidRPr="00C46CD2">
              <w:rPr>
                <w:sz w:val="24"/>
              </w:rPr>
              <w:t>Способы переноски пострадавших: на руках, на спине, на плече, на носилках. Положение пострадавшего на носилках в зависимости от вида поражения и тяжести состояния. Особенности переноски пострадавшего при подъеме и спуске. Правила перекладывания пострадавшего с земли на носилки, переноски пострадавшего на мягких, стандартных и импровизированных носилках.</w:t>
            </w:r>
          </w:p>
          <w:p w:rsidR="00BA489F" w:rsidRPr="001B1CF2" w:rsidRDefault="00BA489F" w:rsidP="001347F4">
            <w:pPr>
              <w:jc w:val="center"/>
              <w:rPr>
                <w:b/>
                <w:color w:val="000000"/>
                <w:sz w:val="24"/>
              </w:rPr>
            </w:pPr>
            <w:r w:rsidRPr="001B1CF2">
              <w:rPr>
                <w:b/>
                <w:color w:val="000000"/>
                <w:sz w:val="24"/>
              </w:rPr>
              <w:t>ФИЗИЧЕСКАЯ ПОДГОТОВКА</w:t>
            </w:r>
          </w:p>
          <w:p w:rsidR="00BA489F" w:rsidRDefault="00BA489F" w:rsidP="00BA489F">
            <w:pPr>
              <w:jc w:val="both"/>
              <w:rPr>
                <w:b/>
                <w:sz w:val="24"/>
              </w:rPr>
            </w:pPr>
            <w:r>
              <w:rPr>
                <w:b/>
                <w:sz w:val="24"/>
              </w:rPr>
              <w:t>Тема 3. Легкая атлетика.</w:t>
            </w:r>
          </w:p>
          <w:p w:rsidR="00BA489F" w:rsidRDefault="00BA489F" w:rsidP="00BA489F">
            <w:pPr>
              <w:jc w:val="both"/>
              <w:rPr>
                <w:b/>
                <w:i/>
                <w:sz w:val="24"/>
              </w:rPr>
            </w:pPr>
            <w:r>
              <w:rPr>
                <w:b/>
                <w:i/>
                <w:sz w:val="24"/>
              </w:rPr>
              <w:t xml:space="preserve">            Занятие 3</w:t>
            </w:r>
            <w:r w:rsidRPr="00C554F3">
              <w:rPr>
                <w:b/>
                <w:i/>
                <w:sz w:val="24"/>
              </w:rPr>
              <w:t>. – 1 час</w:t>
            </w:r>
          </w:p>
          <w:p w:rsidR="00BA489F" w:rsidRDefault="00BA489F" w:rsidP="00BA489F">
            <w:pPr>
              <w:jc w:val="both"/>
              <w:rPr>
                <w:sz w:val="24"/>
              </w:rPr>
            </w:pPr>
            <w:r w:rsidRPr="007171BF">
              <w:rPr>
                <w:sz w:val="24"/>
              </w:rPr>
              <w:t>Бег по пересеченной местности 2 км.</w:t>
            </w:r>
          </w:p>
          <w:p w:rsidR="00BA489F" w:rsidRDefault="00BA489F" w:rsidP="001347F4">
            <w:pPr>
              <w:jc w:val="center"/>
              <w:rPr>
                <w:b/>
                <w:color w:val="000000"/>
                <w:sz w:val="20"/>
                <w:szCs w:val="20"/>
              </w:rPr>
            </w:pPr>
          </w:p>
          <w:p w:rsidR="00BA489F" w:rsidRPr="00652BFB" w:rsidRDefault="00BA489F" w:rsidP="001347F4">
            <w:pPr>
              <w:jc w:val="center"/>
              <w:rPr>
                <w:b/>
                <w:color w:val="000000"/>
                <w:sz w:val="20"/>
                <w:szCs w:val="20"/>
              </w:rPr>
            </w:pPr>
          </w:p>
        </w:tc>
        <w:tc>
          <w:tcPr>
            <w:tcW w:w="2551" w:type="dxa"/>
            <w:shd w:val="clear" w:color="auto" w:fill="auto"/>
            <w:vAlign w:val="center"/>
          </w:tcPr>
          <w:p w:rsidR="006610F0" w:rsidRPr="00652BFB" w:rsidRDefault="006610F0" w:rsidP="001347F4">
            <w:pPr>
              <w:jc w:val="center"/>
              <w:rPr>
                <w:b/>
                <w:color w:val="000000"/>
                <w:sz w:val="20"/>
                <w:szCs w:val="20"/>
              </w:rPr>
            </w:pPr>
          </w:p>
        </w:tc>
      </w:tr>
      <w:tr w:rsidR="006610F0" w:rsidRPr="008F505A" w:rsidTr="009212E0">
        <w:trPr>
          <w:trHeight w:val="525"/>
        </w:trPr>
        <w:tc>
          <w:tcPr>
            <w:tcW w:w="1985" w:type="dxa"/>
            <w:shd w:val="clear" w:color="auto" w:fill="auto"/>
            <w:vAlign w:val="center"/>
          </w:tcPr>
          <w:p w:rsidR="006610F0" w:rsidRPr="00652BFB" w:rsidRDefault="001B1CF2" w:rsidP="001347F4">
            <w:pPr>
              <w:pStyle w:val="ac"/>
              <w:jc w:val="center"/>
              <w:rPr>
                <w:rFonts w:ascii="Times New Roman" w:hAnsi="Times New Roman"/>
                <w:b/>
                <w:sz w:val="20"/>
                <w:szCs w:val="20"/>
              </w:rPr>
            </w:pPr>
            <w:r>
              <w:rPr>
                <w:rFonts w:ascii="Times New Roman" w:hAnsi="Times New Roman"/>
                <w:b/>
                <w:sz w:val="20"/>
                <w:szCs w:val="20"/>
              </w:rPr>
              <w:lastRenderedPageBreak/>
              <w:t>Октябрь</w:t>
            </w:r>
          </w:p>
        </w:tc>
        <w:tc>
          <w:tcPr>
            <w:tcW w:w="10348" w:type="dxa"/>
            <w:shd w:val="clear" w:color="auto" w:fill="auto"/>
            <w:vAlign w:val="center"/>
          </w:tcPr>
          <w:p w:rsidR="001B1CF2" w:rsidRDefault="001B1CF2" w:rsidP="001B1CF2">
            <w:pPr>
              <w:jc w:val="center"/>
              <w:rPr>
                <w:b/>
                <w:sz w:val="24"/>
              </w:rPr>
            </w:pPr>
            <w:r w:rsidRPr="006610F0">
              <w:rPr>
                <w:b/>
                <w:sz w:val="24"/>
              </w:rPr>
              <w:t>СПЕЦИАЛЬНАЯ ПОДГОТОВКА</w:t>
            </w:r>
          </w:p>
          <w:p w:rsidR="001B1CF2" w:rsidRPr="00DF0162" w:rsidRDefault="001B1CF2" w:rsidP="001B1CF2">
            <w:pPr>
              <w:jc w:val="both"/>
              <w:rPr>
                <w:b/>
                <w:sz w:val="24"/>
              </w:rPr>
            </w:pPr>
            <w:r>
              <w:rPr>
                <w:b/>
                <w:sz w:val="24"/>
              </w:rPr>
              <w:t>Тема 14</w:t>
            </w:r>
            <w:r w:rsidRPr="00DF0162">
              <w:rPr>
                <w:b/>
                <w:sz w:val="24"/>
              </w:rPr>
              <w:t xml:space="preserve">. Разведка. </w:t>
            </w:r>
          </w:p>
          <w:p w:rsidR="001B1CF2" w:rsidRPr="00DF0162" w:rsidRDefault="001B1CF2" w:rsidP="001B1CF2">
            <w:pPr>
              <w:ind w:firstLine="709"/>
              <w:jc w:val="both"/>
              <w:rPr>
                <w:b/>
                <w:i/>
                <w:sz w:val="24"/>
              </w:rPr>
            </w:pPr>
            <w:r>
              <w:rPr>
                <w:b/>
                <w:i/>
                <w:sz w:val="24"/>
              </w:rPr>
              <w:t>Теоретическое – 1</w:t>
            </w:r>
            <w:r w:rsidRPr="00DF0162">
              <w:rPr>
                <w:b/>
                <w:i/>
                <w:sz w:val="24"/>
              </w:rPr>
              <w:t xml:space="preserve"> час.</w:t>
            </w:r>
          </w:p>
          <w:p w:rsidR="001B1CF2" w:rsidRDefault="001B1CF2" w:rsidP="001B1CF2">
            <w:pPr>
              <w:ind w:firstLine="709"/>
              <w:jc w:val="both"/>
              <w:rPr>
                <w:bCs/>
                <w:sz w:val="24"/>
              </w:rPr>
            </w:pPr>
            <w:r w:rsidRPr="00DF0162">
              <w:rPr>
                <w:sz w:val="24"/>
              </w:rPr>
              <w:t xml:space="preserve">Особенности ведения разведки спасателями. </w:t>
            </w:r>
            <w:r w:rsidRPr="00DF0162">
              <w:rPr>
                <w:bCs/>
                <w:sz w:val="24"/>
              </w:rPr>
              <w:t>Проведение разведки в загазованной среде с целью спасения людей.</w:t>
            </w:r>
          </w:p>
          <w:p w:rsidR="001B1CF2" w:rsidRPr="00DF0162" w:rsidRDefault="001B1CF2" w:rsidP="001B1CF2">
            <w:pPr>
              <w:jc w:val="both"/>
              <w:rPr>
                <w:b/>
                <w:sz w:val="24"/>
              </w:rPr>
            </w:pPr>
            <w:r>
              <w:rPr>
                <w:b/>
                <w:sz w:val="24"/>
              </w:rPr>
              <w:t>Тема 15</w:t>
            </w:r>
            <w:r w:rsidRPr="00DF0162">
              <w:rPr>
                <w:b/>
                <w:sz w:val="24"/>
              </w:rPr>
              <w:t xml:space="preserve">. Газоспасательная база. </w:t>
            </w:r>
          </w:p>
          <w:p w:rsidR="001B1CF2" w:rsidRPr="00DF0162" w:rsidRDefault="001B1CF2" w:rsidP="001B1CF2">
            <w:pPr>
              <w:ind w:firstLine="709"/>
              <w:jc w:val="both"/>
              <w:rPr>
                <w:b/>
                <w:i/>
                <w:sz w:val="24"/>
              </w:rPr>
            </w:pPr>
            <w:r w:rsidRPr="00DF0162">
              <w:rPr>
                <w:b/>
                <w:i/>
                <w:sz w:val="24"/>
              </w:rPr>
              <w:t>Теоретическое – 1 час.</w:t>
            </w:r>
          </w:p>
          <w:p w:rsidR="001B1CF2" w:rsidRPr="001B1CF2" w:rsidRDefault="001B1CF2" w:rsidP="001B1CF2">
            <w:pPr>
              <w:ind w:firstLine="709"/>
              <w:jc w:val="both"/>
              <w:rPr>
                <w:color w:val="000000"/>
                <w:sz w:val="24"/>
              </w:rPr>
            </w:pPr>
            <w:r w:rsidRPr="00DF0162">
              <w:rPr>
                <w:color w:val="000000"/>
                <w:sz w:val="24"/>
              </w:rPr>
              <w:t>Назначение газоспасательной базы. Основные задачи газоспасательной базы. Организация газоспасательной базы. Перечень минимального оснащения газоспасательной базы. Ликвидация газоспасательной базы.</w:t>
            </w:r>
          </w:p>
          <w:p w:rsidR="006610F0" w:rsidRDefault="001B1CF2" w:rsidP="001347F4">
            <w:pPr>
              <w:jc w:val="center"/>
              <w:rPr>
                <w:b/>
                <w:color w:val="000000"/>
                <w:sz w:val="24"/>
              </w:rPr>
            </w:pPr>
            <w:r w:rsidRPr="006610F0">
              <w:rPr>
                <w:b/>
                <w:color w:val="000000"/>
                <w:sz w:val="24"/>
              </w:rPr>
              <w:t>МЕДИЦИНСКАЯ ПОДГОТОВКА</w:t>
            </w:r>
          </w:p>
          <w:p w:rsidR="001B1CF2" w:rsidRDefault="001B1CF2" w:rsidP="001B1CF2">
            <w:pPr>
              <w:ind w:firstLine="709"/>
              <w:jc w:val="both"/>
              <w:rPr>
                <w:b/>
                <w:sz w:val="24"/>
              </w:rPr>
            </w:pPr>
            <w:r w:rsidRPr="00C46CD2">
              <w:rPr>
                <w:b/>
                <w:sz w:val="24"/>
              </w:rPr>
              <w:t>Тема 9. Первая помощь пострадавшим при переломах костей.</w:t>
            </w:r>
          </w:p>
          <w:p w:rsidR="001B1CF2" w:rsidRPr="00C46CD2" w:rsidRDefault="001B1CF2" w:rsidP="001B1CF2">
            <w:pPr>
              <w:ind w:firstLine="709"/>
              <w:jc w:val="both"/>
              <w:rPr>
                <w:sz w:val="24"/>
              </w:rPr>
            </w:pPr>
            <w:r>
              <w:rPr>
                <w:b/>
                <w:i/>
                <w:sz w:val="24"/>
              </w:rPr>
              <w:t>Практическо</w:t>
            </w:r>
            <w:r w:rsidRPr="00C46CD2">
              <w:rPr>
                <w:b/>
                <w:i/>
                <w:sz w:val="24"/>
              </w:rPr>
              <w:t>е</w:t>
            </w:r>
            <w:r>
              <w:rPr>
                <w:b/>
                <w:i/>
                <w:sz w:val="24"/>
              </w:rPr>
              <w:t xml:space="preserve"> – 1</w:t>
            </w:r>
            <w:r w:rsidRPr="00C46CD2">
              <w:rPr>
                <w:b/>
                <w:i/>
                <w:sz w:val="24"/>
              </w:rPr>
              <w:t xml:space="preserve"> час.</w:t>
            </w:r>
          </w:p>
          <w:p w:rsidR="001B1CF2" w:rsidRPr="001B1CF2" w:rsidRDefault="001B1CF2" w:rsidP="001B1CF2">
            <w:pPr>
              <w:ind w:firstLine="709"/>
              <w:jc w:val="both"/>
              <w:rPr>
                <w:sz w:val="24"/>
              </w:rPr>
            </w:pPr>
            <w:r>
              <w:rPr>
                <w:sz w:val="24"/>
              </w:rPr>
              <w:t>Первая помощь при переломах бедра, голени, плеча, предплечья. Общие правила наложения шин при переломах костей конечностей.</w:t>
            </w:r>
          </w:p>
          <w:p w:rsidR="001B1CF2" w:rsidRDefault="001B1CF2" w:rsidP="001B1CF2">
            <w:pPr>
              <w:jc w:val="center"/>
              <w:rPr>
                <w:b/>
                <w:color w:val="000000"/>
                <w:sz w:val="24"/>
              </w:rPr>
            </w:pPr>
            <w:r w:rsidRPr="006610F0">
              <w:rPr>
                <w:b/>
                <w:color w:val="000000"/>
                <w:sz w:val="24"/>
              </w:rPr>
              <w:t>ОХРАНА ТРУДА</w:t>
            </w:r>
          </w:p>
          <w:p w:rsidR="001B1CF2" w:rsidRDefault="001B1CF2" w:rsidP="001B1CF2">
            <w:pPr>
              <w:jc w:val="both"/>
              <w:rPr>
                <w:b/>
                <w:bCs/>
                <w:sz w:val="24"/>
              </w:rPr>
            </w:pPr>
            <w:r>
              <w:rPr>
                <w:b/>
                <w:bCs/>
                <w:sz w:val="24"/>
              </w:rPr>
              <w:t>Тема 5</w:t>
            </w:r>
            <w:r w:rsidRPr="00E50C74">
              <w:rPr>
                <w:b/>
                <w:bCs/>
                <w:sz w:val="24"/>
              </w:rPr>
              <w:t xml:space="preserve">. Коллективные средства защиты: вентиляция, освещение, защита от шума и вибрации. </w:t>
            </w:r>
          </w:p>
          <w:p w:rsidR="001B1CF2" w:rsidRPr="00A87153" w:rsidRDefault="001B1CF2" w:rsidP="001B1CF2">
            <w:pPr>
              <w:ind w:firstLine="709"/>
              <w:jc w:val="both"/>
              <w:rPr>
                <w:sz w:val="24"/>
              </w:rPr>
            </w:pPr>
            <w:r w:rsidRPr="008B260D">
              <w:rPr>
                <w:b/>
                <w:i/>
                <w:sz w:val="24"/>
              </w:rPr>
              <w:t>Теоретическое – 1 час.</w:t>
            </w:r>
          </w:p>
          <w:p w:rsidR="001B1CF2" w:rsidRDefault="001B1CF2" w:rsidP="001B1CF2">
            <w:pPr>
              <w:ind w:firstLine="709"/>
              <w:jc w:val="both"/>
              <w:rPr>
                <w:sz w:val="24"/>
              </w:rPr>
            </w:pPr>
            <w:r w:rsidRPr="00E50C74">
              <w:rPr>
                <w:sz w:val="24"/>
              </w:rPr>
              <w:t xml:space="preserve">Понятие о микроклимате. Контроль за состоянием микроклимата в производственных помещениях. Производственная пыль, пылевая патология и её профилактика. Предельно допустимые концентрации вредных веществ. </w:t>
            </w:r>
          </w:p>
          <w:p w:rsidR="001B1CF2" w:rsidRPr="00E50C74" w:rsidRDefault="001B1CF2" w:rsidP="001B1CF2">
            <w:pPr>
              <w:ind w:firstLine="709"/>
              <w:jc w:val="both"/>
              <w:rPr>
                <w:sz w:val="24"/>
              </w:rPr>
            </w:pPr>
            <w:r w:rsidRPr="00E50C74">
              <w:rPr>
                <w:sz w:val="24"/>
              </w:rPr>
              <w:t>Вентиляция производственных помещений. Назначение и виды вентиляции. Принципы устройства естественного воздухообмена в производственных зданиях и искусственного вентилирования помещений.</w:t>
            </w:r>
          </w:p>
          <w:p w:rsidR="001B1CF2" w:rsidRPr="00E50C74" w:rsidRDefault="001B1CF2" w:rsidP="001B1CF2">
            <w:pPr>
              <w:ind w:firstLine="709"/>
              <w:jc w:val="both"/>
              <w:rPr>
                <w:sz w:val="24"/>
              </w:rPr>
            </w:pPr>
            <w:r w:rsidRPr="00E50C74">
              <w:rPr>
                <w:sz w:val="24"/>
              </w:rPr>
              <w:t>Шум и вибрация. Основные методы и средства защиты работающих от шума и вибрации.</w:t>
            </w:r>
          </w:p>
          <w:p w:rsidR="001B1CF2" w:rsidRDefault="001B1CF2" w:rsidP="001B1CF2">
            <w:pPr>
              <w:ind w:firstLine="709"/>
              <w:jc w:val="both"/>
              <w:rPr>
                <w:sz w:val="24"/>
              </w:rPr>
            </w:pPr>
            <w:r w:rsidRPr="00E50C74">
              <w:rPr>
                <w:sz w:val="24"/>
              </w:rPr>
              <w:t>Требования к освещению производственных помещений и рабочих мест. Гигиеническая характеристика естественного и искусственного освещения. Организация эксплуатации осветительных установок</w:t>
            </w:r>
            <w:r>
              <w:rPr>
                <w:sz w:val="24"/>
              </w:rPr>
              <w:t>.</w:t>
            </w:r>
          </w:p>
          <w:p w:rsidR="001B1CF2" w:rsidRDefault="001B1CF2" w:rsidP="001B1CF2">
            <w:pPr>
              <w:ind w:firstLine="709"/>
              <w:jc w:val="both"/>
              <w:rPr>
                <w:sz w:val="24"/>
              </w:rPr>
            </w:pPr>
            <w:r w:rsidRPr="00E50C74">
              <w:rPr>
                <w:sz w:val="24"/>
              </w:rPr>
              <w:t>Лазерное излучение, электромагнитные поля, ионизирующие излучения, ультразвук. Воздействие на организм человека. Средства и методы защиты</w:t>
            </w:r>
            <w:r>
              <w:rPr>
                <w:sz w:val="24"/>
              </w:rPr>
              <w:t>.</w:t>
            </w:r>
          </w:p>
          <w:p w:rsidR="001B1CF2" w:rsidRDefault="001B1CF2" w:rsidP="001B1CF2">
            <w:pPr>
              <w:jc w:val="center"/>
              <w:rPr>
                <w:b/>
                <w:color w:val="000000"/>
                <w:sz w:val="24"/>
              </w:rPr>
            </w:pPr>
            <w:r>
              <w:rPr>
                <w:b/>
                <w:color w:val="000000"/>
                <w:sz w:val="24"/>
              </w:rPr>
              <w:t>ФИЗИЧЕСКАЯ ПОДГОТОВКА</w:t>
            </w:r>
          </w:p>
          <w:p w:rsidR="001B1CF2" w:rsidRPr="00BE4065" w:rsidRDefault="001B1CF2" w:rsidP="001B1CF2">
            <w:pPr>
              <w:jc w:val="both"/>
              <w:rPr>
                <w:sz w:val="24"/>
              </w:rPr>
            </w:pPr>
            <w:r>
              <w:rPr>
                <w:b/>
                <w:sz w:val="24"/>
              </w:rPr>
              <w:t>Тема 8</w:t>
            </w:r>
            <w:r w:rsidRPr="00BE4065">
              <w:rPr>
                <w:b/>
                <w:sz w:val="24"/>
              </w:rPr>
              <w:t xml:space="preserve">. Легкая атлетика. </w:t>
            </w:r>
          </w:p>
          <w:p w:rsidR="001B1CF2" w:rsidRPr="001B1CF2" w:rsidRDefault="001B1CF2" w:rsidP="001B1CF2">
            <w:pPr>
              <w:jc w:val="both"/>
              <w:rPr>
                <w:sz w:val="24"/>
              </w:rPr>
            </w:pPr>
            <w:r w:rsidRPr="00BE4065">
              <w:rPr>
                <w:sz w:val="24"/>
              </w:rPr>
              <w:t>Техника бега на различных участках</w:t>
            </w:r>
            <w:r>
              <w:rPr>
                <w:sz w:val="24"/>
              </w:rPr>
              <w:t xml:space="preserve"> пересеченной местности. Кросс 2</w:t>
            </w:r>
            <w:r w:rsidRPr="00BE4065">
              <w:rPr>
                <w:sz w:val="24"/>
              </w:rPr>
              <w:t>000 м.</w:t>
            </w:r>
          </w:p>
          <w:p w:rsidR="001B1CF2" w:rsidRPr="00652BFB" w:rsidRDefault="001B1CF2" w:rsidP="001347F4">
            <w:pPr>
              <w:jc w:val="center"/>
              <w:rPr>
                <w:b/>
                <w:color w:val="000000"/>
                <w:sz w:val="20"/>
                <w:szCs w:val="20"/>
              </w:rPr>
            </w:pPr>
          </w:p>
        </w:tc>
        <w:tc>
          <w:tcPr>
            <w:tcW w:w="2551" w:type="dxa"/>
            <w:shd w:val="clear" w:color="auto" w:fill="auto"/>
            <w:vAlign w:val="center"/>
          </w:tcPr>
          <w:p w:rsidR="006610F0" w:rsidRPr="00652BFB" w:rsidRDefault="006610F0" w:rsidP="001347F4">
            <w:pPr>
              <w:jc w:val="center"/>
              <w:rPr>
                <w:b/>
                <w:color w:val="000000"/>
                <w:sz w:val="20"/>
                <w:szCs w:val="20"/>
              </w:rPr>
            </w:pPr>
          </w:p>
        </w:tc>
      </w:tr>
      <w:tr w:rsidR="006610F0" w:rsidRPr="008F505A" w:rsidTr="009212E0">
        <w:trPr>
          <w:trHeight w:val="525"/>
        </w:trPr>
        <w:tc>
          <w:tcPr>
            <w:tcW w:w="1985" w:type="dxa"/>
            <w:shd w:val="clear" w:color="auto" w:fill="auto"/>
            <w:vAlign w:val="center"/>
          </w:tcPr>
          <w:p w:rsidR="006610F0" w:rsidRPr="00652BFB" w:rsidRDefault="001B1CF2" w:rsidP="001347F4">
            <w:pPr>
              <w:pStyle w:val="ac"/>
              <w:jc w:val="center"/>
              <w:rPr>
                <w:rFonts w:ascii="Times New Roman" w:hAnsi="Times New Roman"/>
                <w:b/>
                <w:sz w:val="20"/>
                <w:szCs w:val="20"/>
              </w:rPr>
            </w:pPr>
            <w:r>
              <w:rPr>
                <w:rFonts w:ascii="Times New Roman" w:hAnsi="Times New Roman"/>
                <w:b/>
                <w:sz w:val="20"/>
                <w:szCs w:val="20"/>
              </w:rPr>
              <w:t>Ноябрь</w:t>
            </w:r>
          </w:p>
        </w:tc>
        <w:tc>
          <w:tcPr>
            <w:tcW w:w="10348" w:type="dxa"/>
            <w:shd w:val="clear" w:color="auto" w:fill="auto"/>
            <w:vAlign w:val="center"/>
          </w:tcPr>
          <w:p w:rsidR="001B1CF2" w:rsidRDefault="001B1CF2" w:rsidP="001B1CF2">
            <w:pPr>
              <w:jc w:val="center"/>
              <w:rPr>
                <w:b/>
                <w:sz w:val="24"/>
              </w:rPr>
            </w:pPr>
            <w:r w:rsidRPr="006610F0">
              <w:rPr>
                <w:b/>
                <w:sz w:val="24"/>
              </w:rPr>
              <w:t>СПЕЦИАЛЬНАЯ ПОДГОТОВКА</w:t>
            </w:r>
          </w:p>
          <w:p w:rsidR="001B1CF2" w:rsidRPr="007B4C02" w:rsidRDefault="001B1CF2" w:rsidP="001B1CF2">
            <w:pPr>
              <w:jc w:val="both"/>
              <w:rPr>
                <w:b/>
                <w:sz w:val="24"/>
              </w:rPr>
            </w:pPr>
            <w:r>
              <w:rPr>
                <w:b/>
                <w:sz w:val="24"/>
              </w:rPr>
              <w:t>Тема 16</w:t>
            </w:r>
            <w:r w:rsidRPr="007B4C02">
              <w:rPr>
                <w:b/>
                <w:sz w:val="24"/>
              </w:rPr>
              <w:t xml:space="preserve">. Спутниковое позиционирование. </w:t>
            </w:r>
          </w:p>
          <w:p w:rsidR="001B1CF2" w:rsidRPr="007B4C02" w:rsidRDefault="001B1CF2" w:rsidP="001B1CF2">
            <w:pPr>
              <w:ind w:firstLine="709"/>
              <w:jc w:val="both"/>
              <w:rPr>
                <w:sz w:val="24"/>
              </w:rPr>
            </w:pPr>
            <w:r>
              <w:rPr>
                <w:b/>
                <w:i/>
                <w:sz w:val="24"/>
              </w:rPr>
              <w:t>Теоретическое</w:t>
            </w:r>
            <w:r w:rsidRPr="007B4C02">
              <w:rPr>
                <w:b/>
                <w:i/>
                <w:sz w:val="24"/>
              </w:rPr>
              <w:t xml:space="preserve"> – 1 час.</w:t>
            </w:r>
          </w:p>
          <w:p w:rsidR="001B1CF2" w:rsidRDefault="001B1CF2" w:rsidP="001B1CF2">
            <w:pPr>
              <w:ind w:firstLine="709"/>
              <w:jc w:val="both"/>
              <w:rPr>
                <w:sz w:val="24"/>
              </w:rPr>
            </w:pPr>
            <w:r w:rsidRPr="007B4C02">
              <w:rPr>
                <w:sz w:val="24"/>
              </w:rPr>
              <w:t>GPS навигатор. Принцип работы.</w:t>
            </w:r>
          </w:p>
          <w:p w:rsidR="001B1CF2" w:rsidRDefault="001B1CF2" w:rsidP="001B1CF2">
            <w:pPr>
              <w:ind w:firstLine="709"/>
              <w:jc w:val="both"/>
              <w:rPr>
                <w:sz w:val="24"/>
              </w:rPr>
            </w:pPr>
          </w:p>
          <w:p w:rsidR="001B1CF2" w:rsidRDefault="001B1CF2" w:rsidP="001B1CF2">
            <w:pPr>
              <w:ind w:firstLine="709"/>
              <w:jc w:val="both"/>
              <w:rPr>
                <w:sz w:val="24"/>
              </w:rPr>
            </w:pPr>
          </w:p>
          <w:p w:rsidR="001B1CF2" w:rsidRPr="007B4C02" w:rsidRDefault="001B1CF2" w:rsidP="001B1CF2">
            <w:pPr>
              <w:jc w:val="both"/>
              <w:rPr>
                <w:b/>
                <w:sz w:val="24"/>
              </w:rPr>
            </w:pPr>
            <w:r w:rsidRPr="007B4C02">
              <w:rPr>
                <w:b/>
                <w:sz w:val="24"/>
              </w:rPr>
              <w:lastRenderedPageBreak/>
              <w:t>Тема 1</w:t>
            </w:r>
            <w:r>
              <w:rPr>
                <w:b/>
                <w:sz w:val="24"/>
              </w:rPr>
              <w:t>7</w:t>
            </w:r>
            <w:r w:rsidRPr="007B4C02">
              <w:rPr>
                <w:b/>
                <w:sz w:val="24"/>
              </w:rPr>
              <w:t xml:space="preserve">. Средства индивидуальной защиты. </w:t>
            </w:r>
          </w:p>
          <w:p w:rsidR="001B1CF2" w:rsidRPr="007B4C02" w:rsidRDefault="001B1CF2" w:rsidP="001B1CF2">
            <w:pPr>
              <w:ind w:firstLine="709"/>
              <w:jc w:val="both"/>
              <w:rPr>
                <w:i/>
                <w:sz w:val="24"/>
              </w:rPr>
            </w:pPr>
            <w:r>
              <w:rPr>
                <w:b/>
                <w:i/>
                <w:sz w:val="24"/>
              </w:rPr>
              <w:t>Практическое – 1</w:t>
            </w:r>
            <w:r w:rsidRPr="007B4C02">
              <w:rPr>
                <w:b/>
                <w:i/>
                <w:sz w:val="24"/>
              </w:rPr>
              <w:t xml:space="preserve"> час.</w:t>
            </w:r>
          </w:p>
          <w:p w:rsidR="001B1CF2" w:rsidRPr="00165387" w:rsidRDefault="001B1CF2" w:rsidP="00165387">
            <w:pPr>
              <w:ind w:firstLine="709"/>
              <w:jc w:val="both"/>
              <w:rPr>
                <w:sz w:val="24"/>
              </w:rPr>
            </w:pPr>
            <w:r w:rsidRPr="007B4C02">
              <w:rPr>
                <w:sz w:val="24"/>
              </w:rPr>
              <w:t>Тренировка в пользовании индивидуальными средства защиты органов дыхания и кожи.</w:t>
            </w:r>
          </w:p>
          <w:p w:rsidR="006610F0" w:rsidRDefault="001B1CF2" w:rsidP="001347F4">
            <w:pPr>
              <w:jc w:val="center"/>
              <w:rPr>
                <w:b/>
                <w:color w:val="000000"/>
                <w:sz w:val="24"/>
              </w:rPr>
            </w:pPr>
            <w:r w:rsidRPr="006610F0">
              <w:rPr>
                <w:b/>
                <w:color w:val="000000"/>
                <w:sz w:val="24"/>
              </w:rPr>
              <w:t>МЕДИЦИНСКАЯ ПОДГОТОВКА</w:t>
            </w:r>
          </w:p>
          <w:p w:rsidR="00165387" w:rsidRDefault="00165387" w:rsidP="00165387">
            <w:pPr>
              <w:rPr>
                <w:b/>
                <w:color w:val="000000"/>
                <w:sz w:val="24"/>
              </w:rPr>
            </w:pPr>
            <w:r>
              <w:rPr>
                <w:b/>
                <w:color w:val="000000"/>
                <w:sz w:val="24"/>
              </w:rPr>
              <w:t>Тема 10. Первая помощь пострадавшим при переохлаждении и обморожении.</w:t>
            </w:r>
          </w:p>
          <w:p w:rsidR="00165387" w:rsidRDefault="00165387" w:rsidP="00165387">
            <w:pPr>
              <w:jc w:val="both"/>
              <w:rPr>
                <w:b/>
                <w:color w:val="000000"/>
                <w:sz w:val="24"/>
              </w:rPr>
            </w:pPr>
            <w:r>
              <w:rPr>
                <w:sz w:val="24"/>
              </w:rPr>
              <w:t>Понятия «обморожение» и «переохлаждение. Обм</w:t>
            </w:r>
            <w:r w:rsidRPr="00BE4065">
              <w:rPr>
                <w:sz w:val="24"/>
              </w:rPr>
              <w:t>орожение, причины, признаки, виды и классификация.</w:t>
            </w:r>
            <w:r>
              <w:rPr>
                <w:sz w:val="24"/>
              </w:rPr>
              <w:t xml:space="preserve"> Меры оказания помощи.</w:t>
            </w:r>
          </w:p>
          <w:p w:rsidR="001B1CF2" w:rsidRPr="006610F0" w:rsidRDefault="001B1CF2" w:rsidP="001B1CF2">
            <w:pPr>
              <w:jc w:val="center"/>
              <w:rPr>
                <w:b/>
                <w:color w:val="000000"/>
                <w:sz w:val="24"/>
              </w:rPr>
            </w:pPr>
            <w:r w:rsidRPr="006610F0">
              <w:rPr>
                <w:b/>
                <w:color w:val="000000"/>
                <w:sz w:val="24"/>
              </w:rPr>
              <w:t>ОХРАНА ТРУДА</w:t>
            </w:r>
          </w:p>
          <w:p w:rsidR="00165387" w:rsidRDefault="00165387" w:rsidP="00165387">
            <w:pPr>
              <w:jc w:val="both"/>
              <w:rPr>
                <w:b/>
                <w:bCs/>
                <w:sz w:val="24"/>
              </w:rPr>
            </w:pPr>
            <w:r>
              <w:rPr>
                <w:b/>
                <w:bCs/>
                <w:sz w:val="24"/>
              </w:rPr>
              <w:t>Тема 6</w:t>
            </w:r>
            <w:r w:rsidRPr="00A87153">
              <w:rPr>
                <w:b/>
                <w:bCs/>
                <w:sz w:val="24"/>
              </w:rPr>
              <w:t>. Обеспечение электробезопасности.</w:t>
            </w:r>
          </w:p>
          <w:p w:rsidR="00165387" w:rsidRPr="00A87153" w:rsidRDefault="00165387" w:rsidP="00165387">
            <w:pPr>
              <w:ind w:firstLine="709"/>
              <w:jc w:val="both"/>
              <w:rPr>
                <w:sz w:val="24"/>
              </w:rPr>
            </w:pPr>
            <w:r w:rsidRPr="008B260D">
              <w:rPr>
                <w:b/>
                <w:i/>
                <w:sz w:val="24"/>
              </w:rPr>
              <w:t>Теоретическое – 1 час.</w:t>
            </w:r>
          </w:p>
          <w:p w:rsidR="00165387" w:rsidRPr="008B260D" w:rsidRDefault="00165387" w:rsidP="00165387">
            <w:pPr>
              <w:ind w:firstLine="709"/>
              <w:jc w:val="both"/>
              <w:rPr>
                <w:sz w:val="24"/>
              </w:rPr>
            </w:pPr>
            <w:r w:rsidRPr="008B260D">
              <w:rPr>
                <w:sz w:val="24"/>
              </w:rPr>
              <w:t>Действие электрического тока на организм человека. Виды поражений электрическим током. Классификация производственных помещений и электроустановок по степени опасности поражения электрическим током.</w:t>
            </w:r>
          </w:p>
          <w:p w:rsidR="00165387" w:rsidRPr="008B260D" w:rsidRDefault="00165387" w:rsidP="00165387">
            <w:pPr>
              <w:ind w:firstLine="709"/>
              <w:jc w:val="both"/>
              <w:rPr>
                <w:sz w:val="24"/>
              </w:rPr>
            </w:pPr>
            <w:r w:rsidRPr="008B260D">
              <w:rPr>
                <w:sz w:val="24"/>
              </w:rPr>
              <w:t>Основные причины и виды электро-травматизма. Мероприятия по безопасному выполнению работ в электроустановках.</w:t>
            </w:r>
          </w:p>
          <w:p w:rsidR="00165387" w:rsidRPr="00C554F3" w:rsidRDefault="00165387" w:rsidP="00165387">
            <w:pPr>
              <w:jc w:val="both"/>
              <w:rPr>
                <w:b/>
                <w:bCs/>
                <w:sz w:val="24"/>
              </w:rPr>
            </w:pPr>
            <w:r w:rsidRPr="008B260D">
              <w:rPr>
                <w:sz w:val="24"/>
              </w:rPr>
              <w:t>Предупредительная сигнализация, надписи и плакаты, применяемые в целях профилактики электро-травматизма. Защитные средства.</w:t>
            </w:r>
          </w:p>
          <w:p w:rsidR="001B1CF2" w:rsidRPr="00652BFB" w:rsidRDefault="001B1CF2" w:rsidP="001347F4">
            <w:pPr>
              <w:jc w:val="center"/>
              <w:rPr>
                <w:b/>
                <w:color w:val="000000"/>
                <w:sz w:val="20"/>
                <w:szCs w:val="20"/>
              </w:rPr>
            </w:pPr>
          </w:p>
        </w:tc>
        <w:tc>
          <w:tcPr>
            <w:tcW w:w="2551" w:type="dxa"/>
            <w:shd w:val="clear" w:color="auto" w:fill="auto"/>
            <w:vAlign w:val="center"/>
          </w:tcPr>
          <w:p w:rsidR="006610F0" w:rsidRPr="00652BFB" w:rsidRDefault="006610F0" w:rsidP="001347F4">
            <w:pPr>
              <w:jc w:val="center"/>
              <w:rPr>
                <w:b/>
                <w:color w:val="000000"/>
                <w:sz w:val="20"/>
                <w:szCs w:val="20"/>
              </w:rPr>
            </w:pPr>
          </w:p>
        </w:tc>
      </w:tr>
      <w:tr w:rsidR="001B1CF2" w:rsidRPr="008F505A" w:rsidTr="009212E0">
        <w:trPr>
          <w:trHeight w:val="525"/>
        </w:trPr>
        <w:tc>
          <w:tcPr>
            <w:tcW w:w="1985" w:type="dxa"/>
            <w:shd w:val="clear" w:color="auto" w:fill="auto"/>
            <w:vAlign w:val="center"/>
          </w:tcPr>
          <w:p w:rsidR="001B1CF2" w:rsidRPr="00652BFB" w:rsidRDefault="001B1CF2" w:rsidP="001347F4">
            <w:pPr>
              <w:pStyle w:val="ac"/>
              <w:jc w:val="center"/>
              <w:rPr>
                <w:rFonts w:ascii="Times New Roman" w:hAnsi="Times New Roman"/>
                <w:b/>
                <w:sz w:val="20"/>
                <w:szCs w:val="20"/>
              </w:rPr>
            </w:pPr>
            <w:r>
              <w:rPr>
                <w:rFonts w:ascii="Times New Roman" w:hAnsi="Times New Roman"/>
                <w:b/>
                <w:sz w:val="20"/>
                <w:szCs w:val="20"/>
              </w:rPr>
              <w:t>Декабрь</w:t>
            </w:r>
          </w:p>
        </w:tc>
        <w:tc>
          <w:tcPr>
            <w:tcW w:w="10348" w:type="dxa"/>
            <w:shd w:val="clear" w:color="auto" w:fill="auto"/>
            <w:vAlign w:val="center"/>
          </w:tcPr>
          <w:p w:rsidR="001B1CF2" w:rsidRDefault="001B1CF2" w:rsidP="001B1CF2">
            <w:pPr>
              <w:jc w:val="center"/>
              <w:rPr>
                <w:b/>
                <w:sz w:val="24"/>
              </w:rPr>
            </w:pPr>
            <w:r w:rsidRPr="006610F0">
              <w:rPr>
                <w:b/>
                <w:sz w:val="24"/>
              </w:rPr>
              <w:t>СПЕЦИАЛЬНАЯ ПОДГОТОВКА</w:t>
            </w:r>
          </w:p>
          <w:p w:rsidR="001B1CF2" w:rsidRPr="007B4C02" w:rsidRDefault="001B1CF2" w:rsidP="001B1CF2">
            <w:pPr>
              <w:jc w:val="both"/>
              <w:rPr>
                <w:b/>
                <w:sz w:val="24"/>
              </w:rPr>
            </w:pPr>
            <w:r>
              <w:rPr>
                <w:b/>
                <w:sz w:val="24"/>
              </w:rPr>
              <w:t>Тема 18</w:t>
            </w:r>
            <w:r w:rsidRPr="007B4C02">
              <w:rPr>
                <w:b/>
                <w:sz w:val="24"/>
              </w:rPr>
              <w:t xml:space="preserve">. Средства индивидуальной и коллективной защиты. </w:t>
            </w:r>
          </w:p>
          <w:p w:rsidR="001B1CF2" w:rsidRPr="007B4C02" w:rsidRDefault="00165387" w:rsidP="001B1CF2">
            <w:pPr>
              <w:ind w:firstLine="709"/>
              <w:jc w:val="both"/>
              <w:rPr>
                <w:b/>
                <w:i/>
                <w:sz w:val="24"/>
              </w:rPr>
            </w:pPr>
            <w:r>
              <w:rPr>
                <w:b/>
                <w:i/>
                <w:sz w:val="24"/>
              </w:rPr>
              <w:t>Практическое – 1</w:t>
            </w:r>
            <w:r w:rsidR="001B1CF2" w:rsidRPr="007B4C02">
              <w:rPr>
                <w:b/>
                <w:i/>
                <w:sz w:val="24"/>
              </w:rPr>
              <w:t xml:space="preserve"> час.</w:t>
            </w:r>
          </w:p>
          <w:p w:rsidR="001B1CF2" w:rsidRDefault="001B1CF2" w:rsidP="001B1CF2">
            <w:pPr>
              <w:ind w:firstLine="709"/>
              <w:jc w:val="both"/>
              <w:rPr>
                <w:sz w:val="24"/>
              </w:rPr>
            </w:pPr>
            <w:r w:rsidRPr="007B4C02">
              <w:rPr>
                <w:sz w:val="24"/>
              </w:rPr>
              <w:t>Тренировка в пользовании изолирующим (дыхательным) аппаратом. Работа в изолирующих, дыхательных аппара</w:t>
            </w:r>
            <w:r>
              <w:rPr>
                <w:sz w:val="24"/>
              </w:rPr>
              <w:t xml:space="preserve">тах на сжатом воздухе в </w:t>
            </w:r>
            <w:proofErr w:type="spellStart"/>
            <w:r>
              <w:rPr>
                <w:sz w:val="24"/>
              </w:rPr>
              <w:t>тепло</w:t>
            </w:r>
            <w:r w:rsidRPr="007B4C02">
              <w:rPr>
                <w:sz w:val="24"/>
              </w:rPr>
              <w:t>камере</w:t>
            </w:r>
            <w:proofErr w:type="spellEnd"/>
            <w:r>
              <w:rPr>
                <w:sz w:val="24"/>
              </w:rPr>
              <w:t>.</w:t>
            </w:r>
          </w:p>
          <w:p w:rsidR="001B1CF2" w:rsidRPr="00C46CD2" w:rsidRDefault="001B1CF2" w:rsidP="001B1CF2">
            <w:pPr>
              <w:jc w:val="both"/>
              <w:rPr>
                <w:b/>
                <w:sz w:val="24"/>
              </w:rPr>
            </w:pPr>
            <w:r>
              <w:rPr>
                <w:b/>
                <w:sz w:val="24"/>
              </w:rPr>
              <w:t>Тема 19</w:t>
            </w:r>
            <w:r w:rsidRPr="00C46CD2">
              <w:rPr>
                <w:b/>
                <w:sz w:val="24"/>
              </w:rPr>
              <w:t xml:space="preserve">. Меры и техника безопасности при ведении аварийно-спасательных работ. </w:t>
            </w:r>
          </w:p>
          <w:p w:rsidR="001B1CF2" w:rsidRPr="00C46CD2" w:rsidRDefault="001B1CF2" w:rsidP="001B1CF2">
            <w:pPr>
              <w:ind w:firstLine="709"/>
              <w:jc w:val="both"/>
              <w:rPr>
                <w:sz w:val="24"/>
              </w:rPr>
            </w:pPr>
            <w:r w:rsidRPr="00C46CD2">
              <w:rPr>
                <w:b/>
                <w:i/>
                <w:sz w:val="24"/>
              </w:rPr>
              <w:t>Теоретическое – 1 час</w:t>
            </w:r>
            <w:r w:rsidRPr="00C46CD2">
              <w:rPr>
                <w:sz w:val="24"/>
              </w:rPr>
              <w:t>.</w:t>
            </w:r>
          </w:p>
          <w:p w:rsidR="001B1CF2" w:rsidRDefault="001B1CF2" w:rsidP="00165387">
            <w:pPr>
              <w:ind w:firstLine="709"/>
              <w:jc w:val="both"/>
              <w:rPr>
                <w:b/>
                <w:sz w:val="24"/>
              </w:rPr>
            </w:pPr>
            <w:r w:rsidRPr="00C46CD2">
              <w:rPr>
                <w:sz w:val="24"/>
              </w:rPr>
              <w:t>Меры и техника безопасности при ведении аварийно-спасательных работ. Причины несчастных случаев на воде. Правила и техника безопасности при спасении тонущего человека зимой. Правила и техника безопасности при спасении пострадавших с применением технических спасательных средств. Требования к спасательным средствам с целью их безопасного применения. Правила и меры безопасности при организации учебных занятий по водной подготовке. Правила поведения в воде при падении за борт. Правила поведения в воде</w:t>
            </w:r>
            <w:r>
              <w:rPr>
                <w:sz w:val="24"/>
              </w:rPr>
              <w:t xml:space="preserve"> при опрокидывании плавсредства.</w:t>
            </w:r>
            <w:r w:rsidRPr="00C46CD2">
              <w:rPr>
                <w:sz w:val="24"/>
              </w:rPr>
              <w:t xml:space="preserve"> </w:t>
            </w:r>
          </w:p>
          <w:p w:rsidR="001B1CF2" w:rsidRPr="006610F0" w:rsidRDefault="001B1CF2" w:rsidP="001B1CF2">
            <w:pPr>
              <w:jc w:val="center"/>
              <w:rPr>
                <w:b/>
                <w:color w:val="000000"/>
                <w:sz w:val="24"/>
              </w:rPr>
            </w:pPr>
            <w:r w:rsidRPr="006610F0">
              <w:rPr>
                <w:b/>
                <w:color w:val="000000"/>
                <w:sz w:val="24"/>
              </w:rPr>
              <w:t>ОХРАНА ТРУДА</w:t>
            </w:r>
          </w:p>
          <w:p w:rsidR="00165387" w:rsidRDefault="00165387" w:rsidP="00165387">
            <w:pPr>
              <w:jc w:val="both"/>
              <w:rPr>
                <w:b/>
                <w:bCs/>
                <w:sz w:val="24"/>
              </w:rPr>
            </w:pPr>
            <w:r>
              <w:rPr>
                <w:b/>
                <w:bCs/>
                <w:sz w:val="24"/>
              </w:rPr>
              <w:t>Тема 7</w:t>
            </w:r>
            <w:r w:rsidRPr="008B260D">
              <w:rPr>
                <w:b/>
                <w:bCs/>
                <w:sz w:val="24"/>
              </w:rPr>
              <w:t>. Меры по предотвращению производственного травматизма. Порядок расследования и учета несчастных случаев на производстве и профессиональных заболеваний.</w:t>
            </w:r>
          </w:p>
          <w:p w:rsidR="00165387" w:rsidRPr="008B260D" w:rsidRDefault="00165387" w:rsidP="00165387">
            <w:pPr>
              <w:ind w:firstLine="709"/>
              <w:jc w:val="both"/>
              <w:rPr>
                <w:sz w:val="24"/>
              </w:rPr>
            </w:pPr>
            <w:r w:rsidRPr="008B260D">
              <w:rPr>
                <w:b/>
                <w:i/>
                <w:sz w:val="24"/>
              </w:rPr>
              <w:t>Теоретическое – 1 час.</w:t>
            </w:r>
          </w:p>
          <w:p w:rsidR="00165387" w:rsidRPr="008B260D" w:rsidRDefault="00165387" w:rsidP="00165387">
            <w:pPr>
              <w:ind w:firstLine="709"/>
              <w:jc w:val="both"/>
              <w:rPr>
                <w:sz w:val="24"/>
              </w:rPr>
            </w:pPr>
            <w:r w:rsidRPr="008B260D">
              <w:rPr>
                <w:sz w:val="24"/>
              </w:rPr>
              <w:t>Причины профессионального травматизма. Квалификация несчастных случаев. Порядок передачи информации о произошедших несчастных случаях.</w:t>
            </w:r>
          </w:p>
          <w:p w:rsidR="00165387" w:rsidRPr="008B260D" w:rsidRDefault="00165387" w:rsidP="00165387">
            <w:pPr>
              <w:ind w:firstLine="709"/>
              <w:jc w:val="both"/>
              <w:rPr>
                <w:sz w:val="24"/>
              </w:rPr>
            </w:pPr>
            <w:r w:rsidRPr="008B260D">
              <w:rPr>
                <w:sz w:val="24"/>
              </w:rPr>
              <w:t>Основные организационные и технические мероприятия по профилактике производственного травматизма.</w:t>
            </w:r>
          </w:p>
          <w:p w:rsidR="00165387" w:rsidRPr="008B260D" w:rsidRDefault="00165387" w:rsidP="00165387">
            <w:pPr>
              <w:ind w:firstLine="709"/>
              <w:jc w:val="both"/>
              <w:rPr>
                <w:sz w:val="24"/>
              </w:rPr>
            </w:pPr>
            <w:r w:rsidRPr="008B260D">
              <w:rPr>
                <w:sz w:val="24"/>
              </w:rPr>
              <w:t>Причины профессиональных заболеваний.</w:t>
            </w:r>
          </w:p>
          <w:p w:rsidR="00165387" w:rsidRPr="00A87153" w:rsidRDefault="00165387" w:rsidP="00165387">
            <w:pPr>
              <w:ind w:firstLine="709"/>
              <w:jc w:val="both"/>
              <w:rPr>
                <w:bCs/>
                <w:sz w:val="24"/>
              </w:rPr>
            </w:pPr>
            <w:r w:rsidRPr="008B260D">
              <w:rPr>
                <w:bCs/>
                <w:sz w:val="24"/>
              </w:rPr>
              <w:lastRenderedPageBreak/>
              <w:t>Порядок расследования и учета несчастных случаев на производстве и профессиональных заболеваний.</w:t>
            </w:r>
          </w:p>
          <w:p w:rsidR="00165387" w:rsidRDefault="00165387" w:rsidP="00165387">
            <w:pPr>
              <w:jc w:val="center"/>
              <w:rPr>
                <w:b/>
                <w:sz w:val="24"/>
              </w:rPr>
            </w:pPr>
            <w:r w:rsidRPr="001B1CF2">
              <w:rPr>
                <w:b/>
                <w:sz w:val="24"/>
              </w:rPr>
              <w:t>ФИЗИЧЕСКАЯ ПОДГОТОВКА</w:t>
            </w:r>
          </w:p>
          <w:p w:rsidR="00165387" w:rsidRPr="008B260D" w:rsidRDefault="00165387" w:rsidP="00165387">
            <w:pPr>
              <w:jc w:val="both"/>
              <w:rPr>
                <w:b/>
                <w:sz w:val="24"/>
              </w:rPr>
            </w:pPr>
            <w:r>
              <w:rPr>
                <w:b/>
                <w:sz w:val="24"/>
              </w:rPr>
              <w:t>Тема 4</w:t>
            </w:r>
            <w:r w:rsidRPr="008B260D">
              <w:rPr>
                <w:b/>
                <w:sz w:val="24"/>
              </w:rPr>
              <w:t>. Силовая подготовка</w:t>
            </w:r>
          </w:p>
          <w:p w:rsidR="001B1CF2" w:rsidRPr="00165387" w:rsidRDefault="00165387" w:rsidP="00165387">
            <w:pPr>
              <w:rPr>
                <w:b/>
                <w:sz w:val="24"/>
              </w:rPr>
            </w:pPr>
            <w:r w:rsidRPr="008B260D">
              <w:rPr>
                <w:sz w:val="24"/>
              </w:rPr>
              <w:t>Разминка. Упражнения с нагрузкой на мышцы спины, груди, мышцы брюшного пресса. Приседания с весом</w:t>
            </w:r>
            <w:r>
              <w:rPr>
                <w:b/>
                <w:sz w:val="24"/>
              </w:rPr>
              <w:t>.</w:t>
            </w:r>
          </w:p>
        </w:tc>
        <w:tc>
          <w:tcPr>
            <w:tcW w:w="2551" w:type="dxa"/>
            <w:shd w:val="clear" w:color="auto" w:fill="auto"/>
            <w:vAlign w:val="center"/>
          </w:tcPr>
          <w:p w:rsidR="001B1CF2" w:rsidRPr="00652BFB" w:rsidRDefault="001B1CF2" w:rsidP="001347F4">
            <w:pPr>
              <w:jc w:val="center"/>
              <w:rPr>
                <w:b/>
                <w:color w:val="000000"/>
                <w:sz w:val="20"/>
                <w:szCs w:val="20"/>
              </w:rPr>
            </w:pPr>
          </w:p>
        </w:tc>
      </w:tr>
    </w:tbl>
    <w:p w:rsidR="00196D86" w:rsidRDefault="00196D86" w:rsidP="00E94EC4"/>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8"/>
        <w:gridCol w:w="7139"/>
      </w:tblGrid>
      <w:tr w:rsidR="00165387" w:rsidTr="00165387">
        <w:trPr>
          <w:trHeight w:val="822"/>
        </w:trPr>
        <w:tc>
          <w:tcPr>
            <w:tcW w:w="7138" w:type="dxa"/>
          </w:tcPr>
          <w:p w:rsidR="00165387" w:rsidRDefault="00165387" w:rsidP="00165387">
            <w:pPr>
              <w:jc w:val="both"/>
            </w:pPr>
          </w:p>
          <w:p w:rsidR="00165387" w:rsidRDefault="00165387" w:rsidP="00165387">
            <w:pPr>
              <w:jc w:val="both"/>
            </w:pPr>
            <w:r>
              <w:t>Должность</w:t>
            </w:r>
          </w:p>
        </w:tc>
        <w:tc>
          <w:tcPr>
            <w:tcW w:w="7139" w:type="dxa"/>
          </w:tcPr>
          <w:p w:rsidR="00165387" w:rsidRDefault="00165387" w:rsidP="00165387">
            <w:pPr>
              <w:jc w:val="both"/>
            </w:pPr>
          </w:p>
          <w:p w:rsidR="00165387" w:rsidRDefault="00165387" w:rsidP="00165387">
            <w:pPr>
              <w:jc w:val="both"/>
            </w:pPr>
            <w:r>
              <w:t>_______________________ ФИО</w:t>
            </w:r>
          </w:p>
        </w:tc>
      </w:tr>
    </w:tbl>
    <w:p w:rsidR="007E1AC9" w:rsidRDefault="007E1AC9" w:rsidP="00E94EC4"/>
    <w:sectPr w:rsidR="007E1AC9" w:rsidSect="00652BFB">
      <w:pgSz w:w="16838" w:h="11906" w:orient="landscape"/>
      <w:pgMar w:top="284" w:right="850" w:bottom="28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295C" w:rsidRDefault="00B4295C" w:rsidP="00B922D8">
      <w:r>
        <w:separator/>
      </w:r>
    </w:p>
  </w:endnote>
  <w:endnote w:type="continuationSeparator" w:id="0">
    <w:p w:rsidR="00B4295C" w:rsidRDefault="00B4295C" w:rsidP="00B92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295C" w:rsidRDefault="00B4295C" w:rsidP="00B922D8">
      <w:r>
        <w:separator/>
      </w:r>
    </w:p>
  </w:footnote>
  <w:footnote w:type="continuationSeparator" w:id="0">
    <w:p w:rsidR="00B4295C" w:rsidRDefault="00B4295C" w:rsidP="00B922D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ollard Practice1">
    <w15:presenceInfo w15:providerId="AD" w15:userId="S-1-5-21-2941801195-3191893362-4079173992-2428"/>
  </w15:person>
  <w15:person w15:author="Igor Lavrukevich">
    <w15:presenceInfo w15:providerId="AD" w15:userId="S-1-5-21-2941801195-3191893362-4079173992-11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EC4"/>
    <w:rsid w:val="00005564"/>
    <w:rsid w:val="000064F9"/>
    <w:rsid w:val="00013F24"/>
    <w:rsid w:val="000140FA"/>
    <w:rsid w:val="0001531E"/>
    <w:rsid w:val="00036F32"/>
    <w:rsid w:val="000424E2"/>
    <w:rsid w:val="000732ED"/>
    <w:rsid w:val="00077FA7"/>
    <w:rsid w:val="000865E7"/>
    <w:rsid w:val="00087A84"/>
    <w:rsid w:val="00091F92"/>
    <w:rsid w:val="00095915"/>
    <w:rsid w:val="000A2181"/>
    <w:rsid w:val="000A5ABC"/>
    <w:rsid w:val="000B5E1F"/>
    <w:rsid w:val="000C2CA3"/>
    <w:rsid w:val="000D4F34"/>
    <w:rsid w:val="000D5339"/>
    <w:rsid w:val="001347F4"/>
    <w:rsid w:val="00140D09"/>
    <w:rsid w:val="001422F7"/>
    <w:rsid w:val="00145C63"/>
    <w:rsid w:val="001500E5"/>
    <w:rsid w:val="00165387"/>
    <w:rsid w:val="001812D2"/>
    <w:rsid w:val="00183403"/>
    <w:rsid w:val="0019574C"/>
    <w:rsid w:val="00196D86"/>
    <w:rsid w:val="00197405"/>
    <w:rsid w:val="001B100D"/>
    <w:rsid w:val="001B1CF2"/>
    <w:rsid w:val="001B7604"/>
    <w:rsid w:val="001C44EC"/>
    <w:rsid w:val="001C5031"/>
    <w:rsid w:val="001E0D0A"/>
    <w:rsid w:val="001E2878"/>
    <w:rsid w:val="00205BC5"/>
    <w:rsid w:val="00223D92"/>
    <w:rsid w:val="0022755D"/>
    <w:rsid w:val="00235564"/>
    <w:rsid w:val="0024446A"/>
    <w:rsid w:val="0024600F"/>
    <w:rsid w:val="00257C69"/>
    <w:rsid w:val="00257DB2"/>
    <w:rsid w:val="002636F0"/>
    <w:rsid w:val="00264D47"/>
    <w:rsid w:val="00265CEB"/>
    <w:rsid w:val="00277EC8"/>
    <w:rsid w:val="002905F4"/>
    <w:rsid w:val="002A5567"/>
    <w:rsid w:val="002E75EB"/>
    <w:rsid w:val="002F284D"/>
    <w:rsid w:val="003078A0"/>
    <w:rsid w:val="0035336D"/>
    <w:rsid w:val="00354ADB"/>
    <w:rsid w:val="00367AEA"/>
    <w:rsid w:val="00367CB8"/>
    <w:rsid w:val="00371266"/>
    <w:rsid w:val="00386190"/>
    <w:rsid w:val="00396D53"/>
    <w:rsid w:val="003B381F"/>
    <w:rsid w:val="003D6D06"/>
    <w:rsid w:val="003E4407"/>
    <w:rsid w:val="003F345C"/>
    <w:rsid w:val="003F483D"/>
    <w:rsid w:val="003F655E"/>
    <w:rsid w:val="0040631D"/>
    <w:rsid w:val="00415D75"/>
    <w:rsid w:val="004268A7"/>
    <w:rsid w:val="0043648F"/>
    <w:rsid w:val="00437088"/>
    <w:rsid w:val="00442300"/>
    <w:rsid w:val="004603AD"/>
    <w:rsid w:val="00461343"/>
    <w:rsid w:val="00464B24"/>
    <w:rsid w:val="004943B8"/>
    <w:rsid w:val="00494840"/>
    <w:rsid w:val="0049670B"/>
    <w:rsid w:val="004A29D2"/>
    <w:rsid w:val="004C0C1D"/>
    <w:rsid w:val="004C77BA"/>
    <w:rsid w:val="004C7F59"/>
    <w:rsid w:val="004D0252"/>
    <w:rsid w:val="004E0E4B"/>
    <w:rsid w:val="004E1794"/>
    <w:rsid w:val="004E1B80"/>
    <w:rsid w:val="004F5D90"/>
    <w:rsid w:val="005003CF"/>
    <w:rsid w:val="005007B6"/>
    <w:rsid w:val="00506D24"/>
    <w:rsid w:val="00522018"/>
    <w:rsid w:val="005340EE"/>
    <w:rsid w:val="0054551D"/>
    <w:rsid w:val="00556473"/>
    <w:rsid w:val="00565387"/>
    <w:rsid w:val="00570A2A"/>
    <w:rsid w:val="005A0ECC"/>
    <w:rsid w:val="005A5608"/>
    <w:rsid w:val="005B3321"/>
    <w:rsid w:val="005C15C7"/>
    <w:rsid w:val="005C506A"/>
    <w:rsid w:val="005C63C4"/>
    <w:rsid w:val="005D653D"/>
    <w:rsid w:val="005F23A1"/>
    <w:rsid w:val="0060131D"/>
    <w:rsid w:val="00606EC5"/>
    <w:rsid w:val="00611A2C"/>
    <w:rsid w:val="00613939"/>
    <w:rsid w:val="00620537"/>
    <w:rsid w:val="006254FB"/>
    <w:rsid w:val="00652BFB"/>
    <w:rsid w:val="00653155"/>
    <w:rsid w:val="006610F0"/>
    <w:rsid w:val="00661807"/>
    <w:rsid w:val="00662F6A"/>
    <w:rsid w:val="006636F8"/>
    <w:rsid w:val="0068015E"/>
    <w:rsid w:val="006817F5"/>
    <w:rsid w:val="006910FD"/>
    <w:rsid w:val="006B62BA"/>
    <w:rsid w:val="006C00C9"/>
    <w:rsid w:val="006C16DA"/>
    <w:rsid w:val="006C553E"/>
    <w:rsid w:val="006D6911"/>
    <w:rsid w:val="006E3B47"/>
    <w:rsid w:val="007171BF"/>
    <w:rsid w:val="007268B1"/>
    <w:rsid w:val="00732852"/>
    <w:rsid w:val="0073606B"/>
    <w:rsid w:val="00746590"/>
    <w:rsid w:val="00756244"/>
    <w:rsid w:val="0075786C"/>
    <w:rsid w:val="00775C33"/>
    <w:rsid w:val="007804A9"/>
    <w:rsid w:val="0078169B"/>
    <w:rsid w:val="00792CF7"/>
    <w:rsid w:val="007B4C02"/>
    <w:rsid w:val="007C40F5"/>
    <w:rsid w:val="007D67AF"/>
    <w:rsid w:val="007E1AC9"/>
    <w:rsid w:val="007F06A8"/>
    <w:rsid w:val="007F7B3A"/>
    <w:rsid w:val="0080140E"/>
    <w:rsid w:val="0080235E"/>
    <w:rsid w:val="00806EDB"/>
    <w:rsid w:val="00820362"/>
    <w:rsid w:val="00827822"/>
    <w:rsid w:val="00834941"/>
    <w:rsid w:val="00835347"/>
    <w:rsid w:val="00837AC0"/>
    <w:rsid w:val="008420BC"/>
    <w:rsid w:val="00864362"/>
    <w:rsid w:val="0086533C"/>
    <w:rsid w:val="00866C05"/>
    <w:rsid w:val="008675D7"/>
    <w:rsid w:val="00885CE3"/>
    <w:rsid w:val="0089481C"/>
    <w:rsid w:val="00895CEC"/>
    <w:rsid w:val="008B03CD"/>
    <w:rsid w:val="008B260D"/>
    <w:rsid w:val="008B2B99"/>
    <w:rsid w:val="008B3A4F"/>
    <w:rsid w:val="008E09ED"/>
    <w:rsid w:val="008E468A"/>
    <w:rsid w:val="008F0DE7"/>
    <w:rsid w:val="008F5A3C"/>
    <w:rsid w:val="00924CCC"/>
    <w:rsid w:val="009328E8"/>
    <w:rsid w:val="00952360"/>
    <w:rsid w:val="00964ACC"/>
    <w:rsid w:val="00966260"/>
    <w:rsid w:val="00966C03"/>
    <w:rsid w:val="00993F38"/>
    <w:rsid w:val="00996CBE"/>
    <w:rsid w:val="00997CD4"/>
    <w:rsid w:val="009A2088"/>
    <w:rsid w:val="009A40A3"/>
    <w:rsid w:val="009B0F60"/>
    <w:rsid w:val="009B5142"/>
    <w:rsid w:val="009B5C94"/>
    <w:rsid w:val="009B71AD"/>
    <w:rsid w:val="009C104A"/>
    <w:rsid w:val="009C563D"/>
    <w:rsid w:val="009D3129"/>
    <w:rsid w:val="009F61C4"/>
    <w:rsid w:val="00A0320A"/>
    <w:rsid w:val="00A350C7"/>
    <w:rsid w:val="00A55CBF"/>
    <w:rsid w:val="00A570FB"/>
    <w:rsid w:val="00A6255F"/>
    <w:rsid w:val="00A7171A"/>
    <w:rsid w:val="00A71F3A"/>
    <w:rsid w:val="00A81987"/>
    <w:rsid w:val="00A87153"/>
    <w:rsid w:val="00AA11A1"/>
    <w:rsid w:val="00AB3ED3"/>
    <w:rsid w:val="00AB605D"/>
    <w:rsid w:val="00AE6531"/>
    <w:rsid w:val="00AE78A6"/>
    <w:rsid w:val="00AF6396"/>
    <w:rsid w:val="00B340C6"/>
    <w:rsid w:val="00B42416"/>
    <w:rsid w:val="00B4295C"/>
    <w:rsid w:val="00B43542"/>
    <w:rsid w:val="00B86F01"/>
    <w:rsid w:val="00B922D8"/>
    <w:rsid w:val="00B96078"/>
    <w:rsid w:val="00B96414"/>
    <w:rsid w:val="00BA489F"/>
    <w:rsid w:val="00BB0298"/>
    <w:rsid w:val="00BB12F8"/>
    <w:rsid w:val="00BB6A70"/>
    <w:rsid w:val="00BC643B"/>
    <w:rsid w:val="00BD505D"/>
    <w:rsid w:val="00BE100C"/>
    <w:rsid w:val="00BE3E87"/>
    <w:rsid w:val="00BE4065"/>
    <w:rsid w:val="00BE45C7"/>
    <w:rsid w:val="00BF361A"/>
    <w:rsid w:val="00C020D6"/>
    <w:rsid w:val="00C10E29"/>
    <w:rsid w:val="00C27D6F"/>
    <w:rsid w:val="00C353A5"/>
    <w:rsid w:val="00C46CD2"/>
    <w:rsid w:val="00C554F3"/>
    <w:rsid w:val="00C66A1E"/>
    <w:rsid w:val="00C83234"/>
    <w:rsid w:val="00CB1551"/>
    <w:rsid w:val="00CB2B59"/>
    <w:rsid w:val="00CB2E12"/>
    <w:rsid w:val="00CB7BAC"/>
    <w:rsid w:val="00CB7C49"/>
    <w:rsid w:val="00CC1884"/>
    <w:rsid w:val="00CD4870"/>
    <w:rsid w:val="00CD7284"/>
    <w:rsid w:val="00D118D0"/>
    <w:rsid w:val="00D377EB"/>
    <w:rsid w:val="00D413BA"/>
    <w:rsid w:val="00D60190"/>
    <w:rsid w:val="00D61BF1"/>
    <w:rsid w:val="00D6504A"/>
    <w:rsid w:val="00D77397"/>
    <w:rsid w:val="00D85369"/>
    <w:rsid w:val="00DA6C34"/>
    <w:rsid w:val="00DC3158"/>
    <w:rsid w:val="00DD2A2F"/>
    <w:rsid w:val="00DD3240"/>
    <w:rsid w:val="00DE03CE"/>
    <w:rsid w:val="00DE2942"/>
    <w:rsid w:val="00DE6B0E"/>
    <w:rsid w:val="00DF0162"/>
    <w:rsid w:val="00DF12A1"/>
    <w:rsid w:val="00E066F3"/>
    <w:rsid w:val="00E259A2"/>
    <w:rsid w:val="00E3306C"/>
    <w:rsid w:val="00E35DFF"/>
    <w:rsid w:val="00E50C74"/>
    <w:rsid w:val="00E704F6"/>
    <w:rsid w:val="00E81A10"/>
    <w:rsid w:val="00E9153F"/>
    <w:rsid w:val="00E9267B"/>
    <w:rsid w:val="00E94349"/>
    <w:rsid w:val="00E94EC4"/>
    <w:rsid w:val="00EA42C7"/>
    <w:rsid w:val="00EB066F"/>
    <w:rsid w:val="00EC214B"/>
    <w:rsid w:val="00ED1768"/>
    <w:rsid w:val="00ED322B"/>
    <w:rsid w:val="00EE12D4"/>
    <w:rsid w:val="00EF4C57"/>
    <w:rsid w:val="00EF53F6"/>
    <w:rsid w:val="00F01A57"/>
    <w:rsid w:val="00F12445"/>
    <w:rsid w:val="00F303E1"/>
    <w:rsid w:val="00F30BFB"/>
    <w:rsid w:val="00F3417B"/>
    <w:rsid w:val="00F37BE6"/>
    <w:rsid w:val="00F53668"/>
    <w:rsid w:val="00F67368"/>
    <w:rsid w:val="00F846C0"/>
    <w:rsid w:val="00F85CFA"/>
    <w:rsid w:val="00FA44C2"/>
    <w:rsid w:val="00FC6A5C"/>
    <w:rsid w:val="00FD5EB7"/>
    <w:rsid w:val="00FE1975"/>
    <w:rsid w:val="00FE417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54E43"/>
  <w15:docId w15:val="{1C6D9F9C-7082-4E63-91DE-130FD25FE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94EC4"/>
    <w:rPr>
      <w:rFonts w:ascii="Times New Roman" w:eastAsia="Times New Roman" w:hAnsi="Times New Roman" w:cs="Times New Roman"/>
      <w:sz w:val="28"/>
      <w:szCs w:val="24"/>
      <w:lang w:eastAsia="ru-RU"/>
    </w:rPr>
  </w:style>
  <w:style w:type="paragraph" w:styleId="1">
    <w:name w:val="heading 1"/>
    <w:basedOn w:val="a"/>
    <w:next w:val="a"/>
    <w:link w:val="10"/>
    <w:qFormat/>
    <w:rsid w:val="00606EC5"/>
    <w:pPr>
      <w:keepNext/>
      <w:spacing w:before="240" w:after="60"/>
      <w:outlineLvl w:val="0"/>
    </w:pPr>
    <w:rPr>
      <w:rFonts w:ascii="Arial" w:hAnsi="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22D8"/>
    <w:pPr>
      <w:tabs>
        <w:tab w:val="center" w:pos="4677"/>
        <w:tab w:val="right" w:pos="9355"/>
      </w:tabs>
    </w:pPr>
  </w:style>
  <w:style w:type="character" w:customStyle="1" w:styleId="a4">
    <w:name w:val="Верхний колонтитул Знак"/>
    <w:basedOn w:val="a0"/>
    <w:link w:val="a3"/>
    <w:uiPriority w:val="99"/>
    <w:rsid w:val="00B922D8"/>
    <w:rPr>
      <w:rFonts w:ascii="Times New Roman" w:eastAsia="Times New Roman" w:hAnsi="Times New Roman" w:cs="Times New Roman"/>
      <w:sz w:val="28"/>
      <w:szCs w:val="24"/>
      <w:lang w:eastAsia="ru-RU"/>
    </w:rPr>
  </w:style>
  <w:style w:type="paragraph" w:styleId="a5">
    <w:name w:val="footer"/>
    <w:basedOn w:val="a"/>
    <w:link w:val="a6"/>
    <w:uiPriority w:val="99"/>
    <w:unhideWhenUsed/>
    <w:rsid w:val="00B922D8"/>
    <w:pPr>
      <w:tabs>
        <w:tab w:val="center" w:pos="4677"/>
        <w:tab w:val="right" w:pos="9355"/>
      </w:tabs>
    </w:pPr>
  </w:style>
  <w:style w:type="character" w:customStyle="1" w:styleId="a6">
    <w:name w:val="Нижний колонтитул Знак"/>
    <w:basedOn w:val="a0"/>
    <w:link w:val="a5"/>
    <w:uiPriority w:val="99"/>
    <w:rsid w:val="00B922D8"/>
    <w:rPr>
      <w:rFonts w:ascii="Times New Roman" w:eastAsia="Times New Roman" w:hAnsi="Times New Roman" w:cs="Times New Roman"/>
      <w:sz w:val="28"/>
      <w:szCs w:val="24"/>
      <w:lang w:eastAsia="ru-RU"/>
    </w:rPr>
  </w:style>
  <w:style w:type="character" w:customStyle="1" w:styleId="FontStyle37">
    <w:name w:val="Font Style37"/>
    <w:rsid w:val="00964ACC"/>
    <w:rPr>
      <w:rFonts w:ascii="Times New Roman" w:hAnsi="Times New Roman" w:cs="Times New Roman"/>
      <w:sz w:val="28"/>
      <w:szCs w:val="28"/>
    </w:rPr>
  </w:style>
  <w:style w:type="character" w:customStyle="1" w:styleId="FontStyle36">
    <w:name w:val="Font Style36"/>
    <w:rsid w:val="00964ACC"/>
    <w:rPr>
      <w:rFonts w:ascii="Times New Roman" w:hAnsi="Times New Roman" w:cs="Times New Roman"/>
      <w:b/>
      <w:bCs/>
      <w:i/>
      <w:iCs/>
      <w:sz w:val="26"/>
      <w:szCs w:val="26"/>
    </w:rPr>
  </w:style>
  <w:style w:type="paragraph" w:customStyle="1" w:styleId="Style20">
    <w:name w:val="Style20"/>
    <w:basedOn w:val="a"/>
    <w:rsid w:val="00964ACC"/>
    <w:pPr>
      <w:widowControl w:val="0"/>
      <w:autoSpaceDE w:val="0"/>
      <w:autoSpaceDN w:val="0"/>
      <w:adjustRightInd w:val="0"/>
    </w:pPr>
    <w:rPr>
      <w:sz w:val="24"/>
    </w:rPr>
  </w:style>
  <w:style w:type="paragraph" w:customStyle="1" w:styleId="Style25">
    <w:name w:val="Style25"/>
    <w:basedOn w:val="a"/>
    <w:rsid w:val="00964ACC"/>
    <w:pPr>
      <w:widowControl w:val="0"/>
      <w:autoSpaceDE w:val="0"/>
      <w:autoSpaceDN w:val="0"/>
      <w:adjustRightInd w:val="0"/>
      <w:spacing w:line="312" w:lineRule="exact"/>
      <w:ind w:firstLine="1560"/>
    </w:pPr>
    <w:rPr>
      <w:sz w:val="24"/>
    </w:rPr>
  </w:style>
  <w:style w:type="paragraph" w:customStyle="1" w:styleId="2">
    <w:name w:val="Îñíîâíîé òåêñò ñ îòñòóïîì 2"/>
    <w:basedOn w:val="a"/>
    <w:rsid w:val="00E35DFF"/>
    <w:pPr>
      <w:autoSpaceDE w:val="0"/>
      <w:autoSpaceDN w:val="0"/>
      <w:adjustRightInd w:val="0"/>
      <w:ind w:firstLine="720"/>
    </w:pPr>
    <w:rPr>
      <w:sz w:val="24"/>
    </w:rPr>
  </w:style>
  <w:style w:type="paragraph" w:styleId="a7">
    <w:name w:val="Body Text"/>
    <w:basedOn w:val="a"/>
    <w:link w:val="a8"/>
    <w:rsid w:val="0022755D"/>
    <w:pPr>
      <w:suppressAutoHyphens/>
      <w:spacing w:after="120"/>
    </w:pPr>
    <w:rPr>
      <w:sz w:val="24"/>
      <w:lang w:eastAsia="ar-SA"/>
    </w:rPr>
  </w:style>
  <w:style w:type="character" w:customStyle="1" w:styleId="a8">
    <w:name w:val="Основной текст Знак"/>
    <w:basedOn w:val="a0"/>
    <w:link w:val="a7"/>
    <w:rsid w:val="0022755D"/>
    <w:rPr>
      <w:rFonts w:ascii="Times New Roman" w:eastAsia="Times New Roman" w:hAnsi="Times New Roman" w:cs="Times New Roman"/>
      <w:sz w:val="24"/>
      <w:szCs w:val="24"/>
      <w:lang w:eastAsia="ar-SA"/>
    </w:rPr>
  </w:style>
  <w:style w:type="table" w:styleId="a9">
    <w:name w:val="Table Grid"/>
    <w:basedOn w:val="a1"/>
    <w:uiPriority w:val="59"/>
    <w:rsid w:val="00BB0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8675D7"/>
    <w:rPr>
      <w:rFonts w:ascii="Segoe UI" w:hAnsi="Segoe UI" w:cs="Segoe UI"/>
      <w:sz w:val="18"/>
      <w:szCs w:val="18"/>
    </w:rPr>
  </w:style>
  <w:style w:type="character" w:customStyle="1" w:styleId="ab">
    <w:name w:val="Текст выноски Знак"/>
    <w:basedOn w:val="a0"/>
    <w:link w:val="aa"/>
    <w:uiPriority w:val="99"/>
    <w:semiHidden/>
    <w:rsid w:val="008675D7"/>
    <w:rPr>
      <w:rFonts w:ascii="Segoe UI" w:eastAsia="Times New Roman" w:hAnsi="Segoe UI" w:cs="Segoe UI"/>
      <w:sz w:val="18"/>
      <w:szCs w:val="18"/>
      <w:lang w:eastAsia="ru-RU"/>
    </w:rPr>
  </w:style>
  <w:style w:type="paragraph" w:styleId="ac">
    <w:name w:val="No Spacing"/>
    <w:uiPriority w:val="1"/>
    <w:qFormat/>
    <w:rsid w:val="002905F4"/>
    <w:rPr>
      <w:rFonts w:ascii="Calibri" w:eastAsia="Times New Roman" w:hAnsi="Calibri" w:cs="Times New Roman"/>
      <w:lang w:eastAsia="ru-RU"/>
    </w:rPr>
  </w:style>
  <w:style w:type="paragraph" w:customStyle="1" w:styleId="Style5">
    <w:name w:val="Style5"/>
    <w:basedOn w:val="a"/>
    <w:rsid w:val="00661807"/>
    <w:pPr>
      <w:widowControl w:val="0"/>
      <w:autoSpaceDE w:val="0"/>
      <w:autoSpaceDN w:val="0"/>
      <w:adjustRightInd w:val="0"/>
      <w:spacing w:line="312" w:lineRule="exact"/>
      <w:ind w:hanging="1013"/>
    </w:pPr>
    <w:rPr>
      <w:sz w:val="24"/>
    </w:rPr>
  </w:style>
  <w:style w:type="paragraph" w:customStyle="1" w:styleId="Style6">
    <w:name w:val="Style6"/>
    <w:basedOn w:val="a"/>
    <w:rsid w:val="00661807"/>
    <w:pPr>
      <w:widowControl w:val="0"/>
      <w:autoSpaceDE w:val="0"/>
      <w:autoSpaceDN w:val="0"/>
      <w:adjustRightInd w:val="0"/>
      <w:jc w:val="center"/>
    </w:pPr>
    <w:rPr>
      <w:sz w:val="24"/>
    </w:rPr>
  </w:style>
  <w:style w:type="character" w:customStyle="1" w:styleId="10">
    <w:name w:val="Заголовок 1 Знак"/>
    <w:basedOn w:val="a0"/>
    <w:link w:val="1"/>
    <w:rsid w:val="00606EC5"/>
    <w:rPr>
      <w:rFonts w:ascii="Arial" w:eastAsia="Times New Roman" w:hAnsi="Arial" w:cs="Times New Roman"/>
      <w:b/>
      <w:bCs/>
      <w:kern w:val="32"/>
      <w:sz w:val="32"/>
      <w:szCs w:val="32"/>
      <w:lang w:eastAsia="ru-RU"/>
    </w:rPr>
  </w:style>
  <w:style w:type="paragraph" w:customStyle="1" w:styleId="Style22">
    <w:name w:val="Style22"/>
    <w:basedOn w:val="a"/>
    <w:rsid w:val="008E09ED"/>
    <w:pPr>
      <w:widowControl w:val="0"/>
      <w:autoSpaceDE w:val="0"/>
      <w:autoSpaceDN w:val="0"/>
      <w:adjustRightInd w:val="0"/>
      <w:spacing w:line="302" w:lineRule="exact"/>
      <w:ind w:hanging="264"/>
    </w:pPr>
    <w:rPr>
      <w:sz w:val="24"/>
    </w:rPr>
  </w:style>
  <w:style w:type="paragraph" w:styleId="ad">
    <w:name w:val="Normal (Web)"/>
    <w:basedOn w:val="a"/>
    <w:uiPriority w:val="99"/>
    <w:rsid w:val="00DA6C34"/>
    <w:pPr>
      <w:spacing w:before="100" w:beforeAutospacing="1" w:after="100" w:afterAutospacing="1"/>
    </w:pPr>
    <w:rPr>
      <w:sz w:val="24"/>
    </w:rPr>
  </w:style>
  <w:style w:type="paragraph" w:customStyle="1" w:styleId="Style8">
    <w:name w:val="Style8"/>
    <w:basedOn w:val="a"/>
    <w:rsid w:val="0080140E"/>
    <w:pPr>
      <w:widowControl w:val="0"/>
      <w:autoSpaceDE w:val="0"/>
      <w:autoSpaceDN w:val="0"/>
      <w:adjustRightInd w:val="0"/>
      <w:spacing w:line="307" w:lineRule="exact"/>
      <w:ind w:hanging="581"/>
    </w:pPr>
    <w:rPr>
      <w:sz w:val="24"/>
    </w:rPr>
  </w:style>
  <w:style w:type="character" w:styleId="ae">
    <w:name w:val="Hyperlink"/>
    <w:uiPriority w:val="99"/>
    <w:unhideWhenUsed/>
    <w:rsid w:val="00885CE3"/>
    <w:rPr>
      <w:color w:val="0000FF"/>
      <w:u w:val="single"/>
    </w:rPr>
  </w:style>
  <w:style w:type="paragraph" w:styleId="af">
    <w:name w:val="annotation text"/>
    <w:basedOn w:val="a"/>
    <w:link w:val="af0"/>
    <w:rsid w:val="00461343"/>
    <w:rPr>
      <w:sz w:val="20"/>
      <w:szCs w:val="20"/>
    </w:rPr>
  </w:style>
  <w:style w:type="character" w:customStyle="1" w:styleId="af0">
    <w:name w:val="Текст примечания Знак"/>
    <w:basedOn w:val="a0"/>
    <w:link w:val="af"/>
    <w:rsid w:val="00461343"/>
    <w:rPr>
      <w:rFonts w:ascii="Times New Roman" w:eastAsia="Times New Roman" w:hAnsi="Times New Roman" w:cs="Times New Roman"/>
      <w:sz w:val="20"/>
      <w:szCs w:val="20"/>
      <w:lang w:eastAsia="ru-RU"/>
    </w:rPr>
  </w:style>
  <w:style w:type="paragraph" w:styleId="af1">
    <w:name w:val="List Paragraph"/>
    <w:basedOn w:val="a"/>
    <w:uiPriority w:val="34"/>
    <w:qFormat/>
    <w:rsid w:val="00036F32"/>
    <w:pPr>
      <w:spacing w:after="200" w:line="276" w:lineRule="auto"/>
      <w:ind w:left="708"/>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362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5440D-1ED4-4904-8725-B228B1589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10</Pages>
  <Words>2884</Words>
  <Characters>16441</Characters>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Manager>VKrichun@bollard-marine.group</Manager>
  <Company>ООО "БОЛЛАРД"</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Printed>2018-12-11T07:12:00Z</cp:lastPrinted>
  <dcterms:created xsi:type="dcterms:W3CDTF">2022-04-19T07:47:00Z</dcterms:created>
  <dcterms:modified xsi:type="dcterms:W3CDTF">2024-11-21T12:32:00Z</dcterms:modified>
  <cp:version>0.1</cp:version>
</cp:coreProperties>
</file>