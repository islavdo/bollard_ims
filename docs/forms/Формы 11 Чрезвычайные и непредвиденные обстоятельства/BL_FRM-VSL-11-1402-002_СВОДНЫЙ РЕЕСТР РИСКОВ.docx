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B36CF" w14:textId="77777777" w:rsidR="009557F2" w:rsidRPr="00811D29" w:rsidRDefault="009557F2" w:rsidP="00811D29">
      <w:pPr>
        <w:jc w:val="center"/>
        <w:rPr>
          <w:rFonts w:ascii="Arial" w:hAnsi="Arial" w:cs="Arial"/>
          <w:b/>
          <w:noProof/>
          <w:sz w:val="20"/>
          <w:szCs w:val="20"/>
        </w:rPr>
      </w:pPr>
    </w:p>
    <w:tbl>
      <w:tblPr>
        <w:tblpPr w:leftFromText="180" w:rightFromText="180" w:vertAnchor="text" w:horzAnchor="page" w:tblpXSpec="center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800"/>
        <w:gridCol w:w="1354"/>
        <w:gridCol w:w="2103"/>
      </w:tblGrid>
      <w:tr w:rsidR="009557F2" w:rsidRPr="00811D29" w14:paraId="2DE5BBAE" w14:textId="77777777" w:rsidTr="00B33236">
        <w:trPr>
          <w:trHeight w:val="284"/>
        </w:trPr>
        <w:tc>
          <w:tcPr>
            <w:tcW w:w="1188" w:type="dxa"/>
            <w:vMerge w:val="restart"/>
            <w:vAlign w:val="center"/>
          </w:tcPr>
          <w:p w14:paraId="04028C07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Risk Status / Статус риска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70C2A083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Extreme / Экстремальный</w:t>
            </w:r>
          </w:p>
        </w:tc>
        <w:tc>
          <w:tcPr>
            <w:tcW w:w="1354" w:type="dxa"/>
            <w:vMerge w:val="restart"/>
            <w:vAlign w:val="center"/>
          </w:tcPr>
          <w:p w14:paraId="7594B5BA" w14:textId="77777777" w:rsidR="009557F2" w:rsidRPr="00811D29" w:rsidRDefault="009557F2" w:rsidP="00DE5E54">
            <w:pPr>
              <w:ind w:right="-127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Preparation / Подготовка</w:t>
            </w:r>
          </w:p>
        </w:tc>
        <w:tc>
          <w:tcPr>
            <w:tcW w:w="2103" w:type="dxa"/>
            <w:shd w:val="clear" w:color="auto" w:fill="FF0000"/>
            <w:vAlign w:val="center"/>
          </w:tcPr>
          <w:p w14:paraId="650C8F63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Insufficient / Недостаточная</w:t>
            </w:r>
          </w:p>
        </w:tc>
      </w:tr>
      <w:tr w:rsidR="009557F2" w:rsidRPr="00FD0F0B" w14:paraId="5925BAA7" w14:textId="77777777" w:rsidTr="00B33236">
        <w:trPr>
          <w:trHeight w:val="284"/>
        </w:trPr>
        <w:tc>
          <w:tcPr>
            <w:tcW w:w="0" w:type="auto"/>
            <w:vMerge/>
            <w:vAlign w:val="center"/>
          </w:tcPr>
          <w:p w14:paraId="615DDF92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9900"/>
            <w:vAlign w:val="center"/>
          </w:tcPr>
          <w:p w14:paraId="6956CA50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High / Высокий</w:t>
            </w:r>
          </w:p>
        </w:tc>
        <w:tc>
          <w:tcPr>
            <w:tcW w:w="0" w:type="auto"/>
            <w:vMerge/>
            <w:vAlign w:val="center"/>
          </w:tcPr>
          <w:p w14:paraId="419C5CF1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03" w:type="dxa"/>
            <w:shd w:val="clear" w:color="auto" w:fill="FFCC00"/>
            <w:vAlign w:val="center"/>
          </w:tcPr>
          <w:p w14:paraId="26A66963" w14:textId="77777777" w:rsidR="009557F2" w:rsidRPr="008326A3" w:rsidRDefault="009557F2" w:rsidP="00B3323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More work needed / Необходимо еще поработать </w:t>
            </w:r>
          </w:p>
        </w:tc>
      </w:tr>
      <w:tr w:rsidR="009557F2" w:rsidRPr="00811D29" w14:paraId="6C44095E" w14:textId="77777777" w:rsidTr="00B33236">
        <w:trPr>
          <w:trHeight w:val="284"/>
        </w:trPr>
        <w:tc>
          <w:tcPr>
            <w:tcW w:w="0" w:type="auto"/>
            <w:vMerge/>
            <w:vAlign w:val="center"/>
          </w:tcPr>
          <w:p w14:paraId="177681A5" w14:textId="77777777" w:rsidR="009557F2" w:rsidRPr="008326A3" w:rsidRDefault="009557F2" w:rsidP="00B33236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800" w:type="dxa"/>
            <w:shd w:val="clear" w:color="auto" w:fill="FFFF00"/>
            <w:vAlign w:val="center"/>
          </w:tcPr>
          <w:p w14:paraId="38585CC6" w14:textId="77777777" w:rsidR="009557F2" w:rsidRPr="00811D29" w:rsidRDefault="009557F2" w:rsidP="00DB664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Moderate / </w:t>
            </w:r>
            <w:r w:rsidR="00DB664E">
              <w:rPr>
                <w:rFonts w:ascii="Arial" w:hAnsi="Arial" w:cs="Arial"/>
                <w:noProof/>
                <w:sz w:val="20"/>
                <w:szCs w:val="20"/>
                <w:lang w:val="ru"/>
              </w:rPr>
              <w:t>Умеренный</w:t>
            </w:r>
          </w:p>
        </w:tc>
        <w:tc>
          <w:tcPr>
            <w:tcW w:w="0" w:type="auto"/>
            <w:vMerge/>
            <w:vAlign w:val="center"/>
          </w:tcPr>
          <w:p w14:paraId="30EBFCDC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03" w:type="dxa"/>
            <w:tcBorders>
              <w:bottom w:val="nil"/>
            </w:tcBorders>
            <w:shd w:val="clear" w:color="auto" w:fill="99CC00"/>
            <w:vAlign w:val="center"/>
          </w:tcPr>
          <w:p w14:paraId="68505119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In place / Реализована</w:t>
            </w:r>
          </w:p>
        </w:tc>
      </w:tr>
      <w:tr w:rsidR="009557F2" w:rsidRPr="00811D29" w14:paraId="66A5CB57" w14:textId="77777777" w:rsidTr="00B33236">
        <w:trPr>
          <w:trHeight w:val="284"/>
        </w:trPr>
        <w:tc>
          <w:tcPr>
            <w:tcW w:w="0" w:type="auto"/>
            <w:vMerge/>
            <w:vAlign w:val="center"/>
          </w:tcPr>
          <w:p w14:paraId="09283A76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99CC00"/>
            <w:vAlign w:val="center"/>
          </w:tcPr>
          <w:p w14:paraId="67577624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Low / Низкий</w:t>
            </w:r>
          </w:p>
        </w:tc>
        <w:tc>
          <w:tcPr>
            <w:tcW w:w="3457" w:type="dxa"/>
            <w:gridSpan w:val="2"/>
            <w:tcBorders>
              <w:bottom w:val="nil"/>
              <w:right w:val="nil"/>
            </w:tcBorders>
            <w:vAlign w:val="center"/>
          </w:tcPr>
          <w:p w14:paraId="215C228A" w14:textId="77777777" w:rsidR="009557F2" w:rsidRPr="00811D29" w:rsidRDefault="009557F2" w:rsidP="00B33236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0176C630" w14:textId="77777777" w:rsidR="009557F2" w:rsidRPr="00811D29" w:rsidRDefault="008326A3" w:rsidP="00811D29">
      <w:pPr>
        <w:jc w:val="center"/>
        <w:rPr>
          <w:rFonts w:ascii="Arial" w:hAnsi="Arial" w:cs="Arial"/>
          <w:noProof/>
          <w:sz w:val="20"/>
          <w:szCs w:val="20"/>
        </w:rPr>
      </w:pPr>
      <w:r>
        <w:rPr>
          <w:rStyle w:val="ad"/>
        </w:rPr>
        <w:commentReference w:id="0"/>
      </w:r>
    </w:p>
    <w:p w14:paraId="449DE366" w14:textId="77777777" w:rsidR="009557F2" w:rsidRPr="00811D29" w:rsidRDefault="009557F2" w:rsidP="00811D29">
      <w:pPr>
        <w:jc w:val="center"/>
        <w:rPr>
          <w:rFonts w:ascii="Arial" w:hAnsi="Arial" w:cs="Arial"/>
          <w:noProof/>
          <w:sz w:val="20"/>
          <w:szCs w:val="20"/>
        </w:rPr>
      </w:pPr>
    </w:p>
    <w:tbl>
      <w:tblPr>
        <w:tblW w:w="1431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2338"/>
        <w:gridCol w:w="5821"/>
        <w:gridCol w:w="1401"/>
        <w:gridCol w:w="1401"/>
        <w:gridCol w:w="2364"/>
        <w:tblGridChange w:id="1">
          <w:tblGrid>
            <w:gridCol w:w="992"/>
            <w:gridCol w:w="2338"/>
            <w:gridCol w:w="5821"/>
            <w:gridCol w:w="1401"/>
            <w:gridCol w:w="1401"/>
            <w:gridCol w:w="2364"/>
          </w:tblGrid>
        </w:tblGridChange>
      </w:tblGrid>
      <w:tr w:rsidR="009557F2" w:rsidRPr="00811D29" w14:paraId="751D52CF" w14:textId="77777777" w:rsidTr="00B33236">
        <w:trPr>
          <w:trHeight w:val="236"/>
        </w:trPr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9903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EF402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3E32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DC402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531BB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1A4D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9557F2" w:rsidRPr="00811D29" w14:paraId="12057AB5" w14:textId="77777777" w:rsidTr="00B33236">
        <w:trPr>
          <w:trHeight w:val="236"/>
        </w:trPr>
        <w:tc>
          <w:tcPr>
            <w:tcW w:w="992" w:type="dxa"/>
            <w:tcBorders>
              <w:top w:val="nil"/>
              <w:left w:val="nil"/>
              <w:right w:val="nil"/>
            </w:tcBorders>
            <w:vAlign w:val="center"/>
          </w:tcPr>
          <w:p w14:paraId="00FEC60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right w:val="nil"/>
            </w:tcBorders>
            <w:vAlign w:val="center"/>
          </w:tcPr>
          <w:p w14:paraId="4900246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821" w:type="dxa"/>
            <w:tcBorders>
              <w:top w:val="nil"/>
              <w:left w:val="nil"/>
              <w:right w:val="nil"/>
            </w:tcBorders>
            <w:vAlign w:val="center"/>
          </w:tcPr>
          <w:p w14:paraId="25817B2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nil"/>
              <w:left w:val="nil"/>
              <w:right w:val="nil"/>
            </w:tcBorders>
            <w:vAlign w:val="center"/>
          </w:tcPr>
          <w:p w14:paraId="735E7682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nil"/>
              <w:left w:val="nil"/>
              <w:right w:val="nil"/>
            </w:tcBorders>
            <w:vAlign w:val="center"/>
          </w:tcPr>
          <w:p w14:paraId="09F55649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2364" w:type="dxa"/>
            <w:tcBorders>
              <w:top w:val="nil"/>
              <w:left w:val="nil"/>
              <w:right w:val="nil"/>
            </w:tcBorders>
            <w:vAlign w:val="center"/>
          </w:tcPr>
          <w:p w14:paraId="23FBE82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9557F2" w:rsidRPr="00811D29" w14:paraId="63CD57F4" w14:textId="77777777" w:rsidTr="007B105F">
        <w:tblPrEx>
          <w:tblW w:w="14317" w:type="dxa"/>
          <w:tblInd w:w="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2" w:author="Bollard Practice1" w:date="2024-11-07T10:44:00Z">
            <w:tblPrEx>
              <w:tblW w:w="14317" w:type="dxa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trHeight w:val="284"/>
          <w:trPrChange w:id="3" w:author="Bollard Practice1" w:date="2024-11-07T10:44:00Z">
            <w:trPr>
              <w:trHeight w:val="284"/>
            </w:trPr>
          </w:trPrChange>
        </w:trPr>
        <w:tc>
          <w:tcPr>
            <w:tcW w:w="992" w:type="dxa"/>
            <w:shd w:val="clear" w:color="auto" w:fill="008E85"/>
            <w:vAlign w:val="center"/>
            <w:tcPrChange w:id="4" w:author="Bollard Practice1" w:date="2024-11-07T10:44:00Z">
              <w:tcPr>
                <w:tcW w:w="992" w:type="dxa"/>
                <w:shd w:val="clear" w:color="auto" w:fill="0000FF"/>
                <w:vAlign w:val="center"/>
              </w:tcPr>
            </w:tcPrChange>
          </w:tcPr>
          <w:p w14:paraId="77412C1F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rPrChange w:id="5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6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Risk ID / Код риска</w:t>
            </w:r>
          </w:p>
        </w:tc>
        <w:tc>
          <w:tcPr>
            <w:tcW w:w="2338" w:type="dxa"/>
            <w:shd w:val="clear" w:color="auto" w:fill="008E85"/>
            <w:vAlign w:val="center"/>
            <w:tcPrChange w:id="7" w:author="Bollard Practice1" w:date="2024-11-07T10:44:00Z">
              <w:tcPr>
                <w:tcW w:w="2338" w:type="dxa"/>
                <w:shd w:val="clear" w:color="auto" w:fill="0000FF"/>
                <w:vAlign w:val="center"/>
              </w:tcPr>
            </w:tcPrChange>
          </w:tcPr>
          <w:p w14:paraId="1A468E36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rPrChange w:id="8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9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BRC</w:t>
            </w:r>
          </w:p>
        </w:tc>
        <w:tc>
          <w:tcPr>
            <w:tcW w:w="5821" w:type="dxa"/>
            <w:shd w:val="clear" w:color="auto" w:fill="008E85"/>
            <w:vAlign w:val="center"/>
            <w:tcPrChange w:id="10" w:author="Bollard Practice1" w:date="2024-11-07T10:44:00Z">
              <w:tcPr>
                <w:tcW w:w="5821" w:type="dxa"/>
                <w:shd w:val="clear" w:color="auto" w:fill="0000FF"/>
                <w:vAlign w:val="center"/>
              </w:tcPr>
            </w:tcPrChange>
          </w:tcPr>
          <w:p w14:paraId="1FCA654B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lang w:val="ru-RU"/>
                <w:rPrChange w:id="11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  <w:lang w:val="ru-RU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12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Risk/Threat/Hazard / Риск/Угроза/Опасность</w:t>
            </w:r>
          </w:p>
        </w:tc>
        <w:tc>
          <w:tcPr>
            <w:tcW w:w="1401" w:type="dxa"/>
            <w:shd w:val="clear" w:color="auto" w:fill="008E85"/>
            <w:vAlign w:val="center"/>
            <w:tcPrChange w:id="13" w:author="Bollard Practice1" w:date="2024-11-07T10:44:00Z">
              <w:tcPr>
                <w:tcW w:w="1401" w:type="dxa"/>
                <w:shd w:val="clear" w:color="auto" w:fill="0000FF"/>
                <w:vAlign w:val="center"/>
              </w:tcPr>
            </w:tcPrChange>
          </w:tcPr>
          <w:p w14:paraId="329CA026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rPrChange w:id="14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15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Risk Status / Статус риска</w:t>
            </w:r>
          </w:p>
        </w:tc>
        <w:tc>
          <w:tcPr>
            <w:tcW w:w="1401" w:type="dxa"/>
            <w:shd w:val="clear" w:color="auto" w:fill="008E85"/>
            <w:vAlign w:val="center"/>
            <w:tcPrChange w:id="16" w:author="Bollard Practice1" w:date="2024-11-07T10:44:00Z">
              <w:tcPr>
                <w:tcW w:w="1401" w:type="dxa"/>
                <w:shd w:val="clear" w:color="auto" w:fill="0000FF"/>
                <w:vAlign w:val="center"/>
              </w:tcPr>
            </w:tcPrChange>
          </w:tcPr>
          <w:p w14:paraId="3DB8AA98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rPrChange w:id="17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18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Priority / Приоритет</w:t>
            </w:r>
          </w:p>
        </w:tc>
        <w:tc>
          <w:tcPr>
            <w:tcW w:w="2364" w:type="dxa"/>
            <w:shd w:val="clear" w:color="auto" w:fill="008E85"/>
            <w:vAlign w:val="center"/>
            <w:tcPrChange w:id="19" w:author="Bollard Practice1" w:date="2024-11-07T10:44:00Z">
              <w:tcPr>
                <w:tcW w:w="2364" w:type="dxa"/>
                <w:shd w:val="clear" w:color="auto" w:fill="0000FF"/>
                <w:vAlign w:val="center"/>
              </w:tcPr>
            </w:tcPrChange>
          </w:tcPr>
          <w:p w14:paraId="70756C6C" w14:textId="77777777" w:rsidR="009557F2" w:rsidRPr="007B105F" w:rsidRDefault="009557F2" w:rsidP="00B33236">
            <w:pPr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0"/>
                <w:szCs w:val="20"/>
                <w:rPrChange w:id="20" w:author="Bollard Practice1" w:date="2024-11-07T10:44:00Z">
                  <w:rPr>
                    <w:rFonts w:ascii="Arial" w:hAnsi="Arial" w:cs="Arial"/>
                    <w:b/>
                    <w:noProof/>
                    <w:sz w:val="20"/>
                    <w:szCs w:val="20"/>
                  </w:rPr>
                </w:rPrChange>
              </w:rPr>
            </w:pPr>
            <w:r w:rsidRPr="007B105F">
              <w:rPr>
                <w:rFonts w:ascii="Arial" w:hAnsi="Arial" w:cs="Arial"/>
                <w:b/>
                <w:bCs/>
                <w:noProof/>
                <w:color w:val="FFFFFF" w:themeColor="background1"/>
                <w:sz w:val="20"/>
                <w:szCs w:val="20"/>
                <w:lang w:val="ru"/>
                <w:rPrChange w:id="21" w:author="Bollard Practice1" w:date="2024-11-07T10:44:00Z"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:lang w:val="ru"/>
                  </w:rPr>
                </w:rPrChange>
              </w:rPr>
              <w:t>Preparation / Подготовка</w:t>
            </w:r>
          </w:p>
        </w:tc>
      </w:tr>
      <w:tr w:rsidR="009557F2" w:rsidRPr="00811D29" w14:paraId="551AADB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57B41B0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37EEC1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2734C9F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2F34A96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2538F6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2AB0A0E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5E3B120E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7B881F59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027848E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771512B9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7E7C4CE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019FF48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7075473E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23F8DA38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1B30841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2F49555B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2B5C517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0FADE7B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D9E6A9D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616CBF6E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0F2DDCEE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1CD8687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52C7A1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0653BA0B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5514DFA2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CD4271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11EB692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3AE2CB7F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6D814F2E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14C784C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453EBEA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3251B7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19C1F7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2D6FF3A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4B920B80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29A596B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50939A3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498FD82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2E63C4B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447E0F3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331BC64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4F9D3B39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3CCFFD7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123AF75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7B2FF19D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7954FD88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4C8F410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2EBE24F9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348D0BCB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5DF5E09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CB59D0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1E55FAC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6382409D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6F5BA3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6BF5175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03C7EB2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220A449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7EF60029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3E7124A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597C29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7A11870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0D7605C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5FB818F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2795CEF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931238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2D2DF24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56B452A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5ED3A7B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78D6B3AE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404126B7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34A388A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00BDB02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081C9BD2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4C92893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2CA7556B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2A84B5D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29CF595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1E770F0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588748A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58FAAD05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23CC72C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755D287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11E56E9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618A28A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12A4107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3B186A3D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32B08B2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39D79E67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FE4AE9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230A69D0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7172E79F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0C47661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2A235F4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2A0A52F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691D044C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93AD784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016A98C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557F2" w:rsidRPr="00811D29" w14:paraId="600242ED" w14:textId="77777777" w:rsidTr="00B33236">
        <w:trPr>
          <w:trHeight w:val="284"/>
        </w:trPr>
        <w:tc>
          <w:tcPr>
            <w:tcW w:w="992" w:type="dxa"/>
            <w:vAlign w:val="center"/>
          </w:tcPr>
          <w:p w14:paraId="602CB1D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38" w:type="dxa"/>
            <w:vAlign w:val="center"/>
          </w:tcPr>
          <w:p w14:paraId="2DAFDD93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21" w:type="dxa"/>
            <w:vAlign w:val="center"/>
          </w:tcPr>
          <w:p w14:paraId="4ED42106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3B03CE1A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401" w:type="dxa"/>
            <w:vAlign w:val="center"/>
          </w:tcPr>
          <w:p w14:paraId="1C069D01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4" w:type="dxa"/>
            <w:vAlign w:val="center"/>
          </w:tcPr>
          <w:p w14:paraId="44C1F5DF" w14:textId="77777777" w:rsidR="009557F2" w:rsidRPr="00811D29" w:rsidRDefault="009557F2" w:rsidP="00B33236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51CE72E9" w14:textId="77777777" w:rsidR="009557F2" w:rsidRPr="00811D29" w:rsidRDefault="009557F2" w:rsidP="00811D29">
      <w:pPr>
        <w:rPr>
          <w:rFonts w:ascii="Arial" w:hAnsi="Arial" w:cs="Arial"/>
          <w:noProof/>
          <w:sz w:val="20"/>
          <w:szCs w:val="20"/>
        </w:rPr>
      </w:pPr>
    </w:p>
    <w:sectPr w:rsidR="009557F2" w:rsidRPr="00811D29" w:rsidSect="001264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 w:code="9"/>
      <w:pgMar w:top="1418" w:right="1134" w:bottom="851" w:left="1134" w:header="567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Igor Lavrukevich" w:date="2024-10-22T14:44:00Z" w:initials="IL">
    <w:p w14:paraId="46D8B0F3" w14:textId="77777777" w:rsidR="008326A3" w:rsidRPr="008326A3" w:rsidRDefault="008326A3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Сверить с уровнями угроз в Краснодарском края , что такое </w:t>
      </w:r>
      <w:r>
        <w:rPr>
          <w:lang w:val="en-US"/>
        </w:rPr>
        <w:t>BRC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6D8B0F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ECF8EB" w14:textId="77777777" w:rsidR="00C63C95" w:rsidRPr="00811D29" w:rsidRDefault="00C63C9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6C6549B0" w14:textId="77777777" w:rsidR="00C63C95" w:rsidRPr="00811D29" w:rsidRDefault="00C63C95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884AB" w14:textId="77777777" w:rsidR="009557F2" w:rsidRDefault="009557F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09" w:type="dxa"/>
      <w:tblLook w:val="01E0" w:firstRow="1" w:lastRow="1" w:firstColumn="1" w:lastColumn="1" w:noHBand="0" w:noVBand="0"/>
    </w:tblPr>
    <w:tblGrid>
      <w:gridCol w:w="2160"/>
      <w:gridCol w:w="11556"/>
      <w:gridCol w:w="993"/>
    </w:tblGrid>
    <w:tr w:rsidR="009557F2" w:rsidRPr="00811D29" w14:paraId="11C1372B" w14:textId="77777777" w:rsidTr="001916D1">
      <w:trPr>
        <w:trHeight w:val="61"/>
      </w:trPr>
      <w:tc>
        <w:tcPr>
          <w:tcW w:w="2160" w:type="dxa"/>
          <w:vAlign w:val="center"/>
        </w:tcPr>
        <w:p w14:paraId="6242682B" w14:textId="77777777" w:rsidR="009557F2" w:rsidRPr="00811D29" w:rsidRDefault="009557F2" w:rsidP="001916D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Group Security Manager</w:t>
          </w:r>
        </w:p>
      </w:tc>
      <w:tc>
        <w:tcPr>
          <w:tcW w:w="11556" w:type="dxa"/>
          <w:vAlign w:val="center"/>
        </w:tcPr>
        <w:p w14:paraId="28A31722" w14:textId="77777777" w:rsidR="009557F2" w:rsidRPr="00811D29" w:rsidRDefault="009557F2" w:rsidP="001916D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993" w:type="dxa"/>
          <w:vAlign w:val="center"/>
        </w:tcPr>
        <w:p w14:paraId="13BB4135" w14:textId="77777777" w:rsidR="009557F2" w:rsidRPr="00811D29" w:rsidRDefault="009557F2" w:rsidP="001916D1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DB664E">
            <w:rPr>
              <w:noProof/>
              <w:sz w:val="12"/>
              <w:szCs w:val="12"/>
              <w:lang w:val="ru"/>
            </w:rPr>
            <w:t>1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DB664E">
            <w:rPr>
              <w:noProof/>
              <w:sz w:val="12"/>
              <w:szCs w:val="12"/>
              <w:lang w:val="ru"/>
            </w:rPr>
            <w:t>1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9557F2" w:rsidRPr="00811D29" w14:paraId="4A666FA9" w14:textId="77777777" w:rsidTr="001916D1">
      <w:trPr>
        <w:trHeight w:val="61"/>
      </w:trPr>
      <w:tc>
        <w:tcPr>
          <w:tcW w:w="13716" w:type="dxa"/>
          <w:gridSpan w:val="2"/>
          <w:vAlign w:val="center"/>
        </w:tcPr>
        <w:p w14:paraId="3C6E26D7" w14:textId="77777777" w:rsidR="009557F2" w:rsidRPr="00811D29" w:rsidRDefault="009557F2" w:rsidP="001916D1">
          <w:pPr>
            <w:pStyle w:val="a9"/>
            <w:rPr>
              <w:noProof/>
              <w:sz w:val="12"/>
              <w:szCs w:val="12"/>
            </w:rPr>
          </w:pPr>
          <w:r w:rsidRPr="008326A3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993" w:type="dxa"/>
          <w:vAlign w:val="center"/>
        </w:tcPr>
        <w:p w14:paraId="68D4E51D" w14:textId="77777777" w:rsidR="009557F2" w:rsidRPr="00811D29" w:rsidRDefault="009557F2" w:rsidP="001916D1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56D69656" w14:textId="77777777" w:rsidR="009557F2" w:rsidRPr="00811D29" w:rsidRDefault="009557F2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35D00" w14:textId="77777777" w:rsidR="009557F2" w:rsidRDefault="009557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5D6658" w14:textId="77777777" w:rsidR="00C63C95" w:rsidRPr="00811D29" w:rsidRDefault="00C63C9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58973D7E" w14:textId="77777777" w:rsidR="00C63C95" w:rsidRPr="00811D29" w:rsidRDefault="00C63C95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CE30A" w14:textId="77777777" w:rsidR="009557F2" w:rsidRDefault="009557F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9557F2" w:rsidRPr="00811D29" w14:paraId="2738483F" w14:textId="77777777" w:rsidTr="009A1774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14:paraId="35E3BA85" w14:textId="7B0B95DF" w:rsidR="009557F2" w:rsidRPr="00811D29" w:rsidRDefault="00FD0F0B" w:rsidP="009A1774">
          <w:pPr>
            <w:pStyle w:val="a3"/>
            <w:rPr>
              <w:rFonts w:ascii="Arial" w:hAnsi="Arial" w:cs="Arial"/>
              <w:b/>
              <w:bCs/>
              <w:noProof/>
            </w:rPr>
          </w:pPr>
          <w:ins w:id="22" w:author="Bollard Practice1" w:date="2024-11-06T15:19:00Z">
            <w:r>
              <w:rPr>
                <w:noProof/>
                <w:lang w:val="ru"/>
              </w:rPr>
              <w:pict w14:anchorId="629123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1" o:spid="_x0000_s2050" type="#_x0000_t75" alt="bollard" style="position:absolute;margin-left:8.25pt;margin-top:24.05pt;width:124.5pt;height:11pt;z-index:251658752;visibility:visible">
                  <v:imagedata r:id="rId1" o:title="bollard"/>
                </v:shape>
              </w:pict>
            </w:r>
          </w:ins>
          <w:del w:id="23" w:author="Bollard Practice1" w:date="2024-11-06T15:19:00Z">
            <w:r>
              <w:rPr>
                <w:noProof/>
                <w:lang w:val="ru"/>
              </w:rPr>
              <w:pict w14:anchorId="4B0DD38F">
                <v:shape id="Picture 5" o:spid="_x0000_s2049" type="#_x0000_t75" style="position:absolute;margin-left:1.8pt;margin-top:1.9pt;width:135.75pt;height:58.2pt;z-index:-251658752;visibility:visible">
                  <v:imagedata r:id="rId2" o:title=""/>
                </v:shape>
              </w:pict>
            </w:r>
          </w:del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14:paraId="7C775A3A" w14:textId="77777777" w:rsidR="009557F2" w:rsidRPr="00811D29" w:rsidRDefault="009557F2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14:paraId="09CD6214" w14:textId="0D07DED5" w:rsidR="009557F2" w:rsidRPr="00811D29" w:rsidRDefault="00FD0F0B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ins w:id="24" w:author="Vladislav Dolzhikov" w:date="2024-12-13T16:04:00Z"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BL_</w:t>
            </w:r>
          </w:ins>
          <w:bookmarkStart w:id="25" w:name="_GoBack"/>
          <w:bookmarkEnd w:id="25"/>
          <w:r w:rsidR="009557F2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FRM-VSL-11-1402-002</w:t>
          </w:r>
        </w:p>
      </w:tc>
    </w:tr>
    <w:tr w:rsidR="009557F2" w:rsidRPr="00811D29" w14:paraId="0538EDAE" w14:textId="77777777" w:rsidTr="009A1774">
      <w:trPr>
        <w:trHeight w:val="426"/>
      </w:trPr>
      <w:tc>
        <w:tcPr>
          <w:tcW w:w="2836" w:type="dxa"/>
          <w:vMerge/>
          <w:noWrap/>
          <w:vAlign w:val="bottom"/>
        </w:tcPr>
        <w:p w14:paraId="35386E75" w14:textId="77777777" w:rsidR="009557F2" w:rsidRPr="00811D29" w:rsidRDefault="009557F2" w:rsidP="009A1774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14:paraId="50F2429D" w14:textId="77777777" w:rsidR="009557F2" w:rsidRPr="00811D29" w:rsidRDefault="009557F2" w:rsidP="009A1774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 w:rsidRPr="008326A3">
            <w:rPr>
              <w:rFonts w:ascii="Arial" w:hAnsi="Arial" w:cs="Arial"/>
              <w:b/>
              <w:bCs/>
              <w:noProof/>
              <w:lang w:val="en-US"/>
            </w:rPr>
            <w:t xml:space="preserve">CONSOLIDATED RISK REGISTER / </w:t>
          </w:r>
          <w:r>
            <w:rPr>
              <w:rFonts w:ascii="Arial" w:hAnsi="Arial" w:cs="Arial"/>
              <w:b/>
              <w:bCs/>
              <w:noProof/>
              <w:lang w:val="ru"/>
            </w:rPr>
            <w:t>СВОДНЫЙ</w:t>
          </w:r>
          <w:r w:rsidRPr="008326A3">
            <w:rPr>
              <w:rFonts w:ascii="Arial" w:hAnsi="Arial" w:cs="Arial"/>
              <w:b/>
              <w:bCs/>
              <w:noProof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lang w:val="ru"/>
            </w:rPr>
            <w:t>РЕЕСТР</w:t>
          </w:r>
          <w:r w:rsidRPr="008326A3">
            <w:rPr>
              <w:rFonts w:ascii="Arial" w:hAnsi="Arial" w:cs="Arial"/>
              <w:b/>
              <w:bCs/>
              <w:noProof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lang w:val="ru"/>
            </w:rPr>
            <w:t>РИСКОВ</w:t>
          </w:r>
        </w:p>
      </w:tc>
      <w:tc>
        <w:tcPr>
          <w:tcW w:w="2835" w:type="dxa"/>
          <w:noWrap/>
          <w:vAlign w:val="center"/>
        </w:tcPr>
        <w:p w14:paraId="78F25F24" w14:textId="77777777" w:rsidR="009557F2" w:rsidRPr="00811D29" w:rsidRDefault="009557F2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11 / Папка 11</w:t>
          </w:r>
        </w:p>
      </w:tc>
    </w:tr>
    <w:tr w:rsidR="009557F2" w:rsidRPr="00FD0F0B" w14:paraId="16CD8BFE" w14:textId="77777777" w:rsidTr="009A1774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14:paraId="7402DA97" w14:textId="77777777" w:rsidR="009557F2" w:rsidRPr="00811D29" w:rsidRDefault="009557F2" w:rsidP="009A1774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14:paraId="2C88BD68" w14:textId="77777777" w:rsidR="009557F2" w:rsidRPr="00811D29" w:rsidRDefault="009557F2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14:paraId="14D6FDA6" w14:textId="77777777" w:rsidR="009557F2" w:rsidRPr="008326A3" w:rsidRDefault="009557F2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14:paraId="66805C13" w14:textId="77777777" w:rsidR="009557F2" w:rsidRPr="008326A3" w:rsidRDefault="009557F2" w:rsidP="001264AE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38DBA" w14:textId="77777777" w:rsidR="009557F2" w:rsidRDefault="009557F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gor Lavrukevich">
    <w15:presenceInfo w15:providerId="AD" w15:userId="S-1-5-21-2941801195-3191893362-4079173992-1122"/>
  </w15:person>
  <w15:person w15:author="Bollard Practice1">
    <w15:presenceInfo w15:providerId="AD" w15:userId="S-1-5-21-2941801195-3191893362-4079173992-2428"/>
  </w15:person>
  <w15:person w15:author="Vladislav Dolzhikov">
    <w15:presenceInfo w15:providerId="AD" w15:userId="S-1-5-21-2941801195-3191893362-4079173992-24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oNotTrackMoves/>
  <w:documentProtection w:edit="forms" w:enforcement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8749C"/>
    <w:rsid w:val="001054EA"/>
    <w:rsid w:val="001264AE"/>
    <w:rsid w:val="00136E97"/>
    <w:rsid w:val="001916D1"/>
    <w:rsid w:val="00192C74"/>
    <w:rsid w:val="001E0F8E"/>
    <w:rsid w:val="0020078B"/>
    <w:rsid w:val="00257026"/>
    <w:rsid w:val="002C2B40"/>
    <w:rsid w:val="002C7E73"/>
    <w:rsid w:val="00301753"/>
    <w:rsid w:val="00320236"/>
    <w:rsid w:val="00346807"/>
    <w:rsid w:val="00380B49"/>
    <w:rsid w:val="003874DA"/>
    <w:rsid w:val="00393747"/>
    <w:rsid w:val="003B4E53"/>
    <w:rsid w:val="003C62C3"/>
    <w:rsid w:val="003C65ED"/>
    <w:rsid w:val="00446268"/>
    <w:rsid w:val="00475004"/>
    <w:rsid w:val="004C0FA1"/>
    <w:rsid w:val="00500725"/>
    <w:rsid w:val="00513F7B"/>
    <w:rsid w:val="00525260"/>
    <w:rsid w:val="00574ECD"/>
    <w:rsid w:val="005A0F19"/>
    <w:rsid w:val="00666BC0"/>
    <w:rsid w:val="0067781E"/>
    <w:rsid w:val="00692459"/>
    <w:rsid w:val="00695704"/>
    <w:rsid w:val="006C67E8"/>
    <w:rsid w:val="00716D1F"/>
    <w:rsid w:val="00745C46"/>
    <w:rsid w:val="00766F30"/>
    <w:rsid w:val="007A69BB"/>
    <w:rsid w:val="007B105F"/>
    <w:rsid w:val="007B42F9"/>
    <w:rsid w:val="007C044A"/>
    <w:rsid w:val="007D0224"/>
    <w:rsid w:val="00802F63"/>
    <w:rsid w:val="00811D29"/>
    <w:rsid w:val="008326A3"/>
    <w:rsid w:val="008F78EF"/>
    <w:rsid w:val="009557F2"/>
    <w:rsid w:val="009903B9"/>
    <w:rsid w:val="00995C32"/>
    <w:rsid w:val="00995CFD"/>
    <w:rsid w:val="009A00F9"/>
    <w:rsid w:val="009A1774"/>
    <w:rsid w:val="009A18D8"/>
    <w:rsid w:val="009B1F9F"/>
    <w:rsid w:val="009B6FF5"/>
    <w:rsid w:val="009F6163"/>
    <w:rsid w:val="00A017D4"/>
    <w:rsid w:val="00A12063"/>
    <w:rsid w:val="00A463AA"/>
    <w:rsid w:val="00A92367"/>
    <w:rsid w:val="00AE6CE4"/>
    <w:rsid w:val="00AE7FF4"/>
    <w:rsid w:val="00B33236"/>
    <w:rsid w:val="00B733BB"/>
    <w:rsid w:val="00B967C5"/>
    <w:rsid w:val="00C01789"/>
    <w:rsid w:val="00C21131"/>
    <w:rsid w:val="00C27F8F"/>
    <w:rsid w:val="00C63C95"/>
    <w:rsid w:val="00CA3488"/>
    <w:rsid w:val="00D23A3D"/>
    <w:rsid w:val="00D536DF"/>
    <w:rsid w:val="00D82D00"/>
    <w:rsid w:val="00DB664E"/>
    <w:rsid w:val="00DC5822"/>
    <w:rsid w:val="00DE5E54"/>
    <w:rsid w:val="00E520D0"/>
    <w:rsid w:val="00EA7FD0"/>
    <w:rsid w:val="00F03C0C"/>
    <w:rsid w:val="00F13273"/>
    <w:rsid w:val="00F76CD5"/>
    <w:rsid w:val="00FD0F0B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1A9A0647"/>
  <w15:docId w15:val="{42E490B9-D1A9-45FB-BFB5-A28B8520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table" w:customStyle="1" w:styleId="TableGrid11">
    <w:name w:val="Table Grid11"/>
    <w:uiPriority w:val="99"/>
    <w:rsid w:val="007D0224"/>
    <w:rPr>
      <w:rFonts w:ascii="Times New Roman" w:eastAsia="Times New Roman" w:hAnsi="Times New Roman" w:cs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uiPriority w:val="99"/>
    <w:semiHidden/>
    <w:rsid w:val="001916D1"/>
    <w:rPr>
      <w:rFonts w:cs="Times New Roman"/>
      <w:color w:val="808080"/>
    </w:rPr>
  </w:style>
  <w:style w:type="character" w:styleId="ad">
    <w:name w:val="annotation reference"/>
    <w:basedOn w:val="a0"/>
    <w:uiPriority w:val="99"/>
    <w:semiHidden/>
    <w:unhideWhenUsed/>
    <w:rsid w:val="008326A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326A3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326A3"/>
    <w:rPr>
      <w:rFonts w:ascii="Times New Roman" w:eastAsia="Times New Roman" w:hAnsi="Times New Roman" w:cs="Times New Roman"/>
      <w:lang w:val="en-GB"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326A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326A3"/>
    <w:rPr>
      <w:rFonts w:ascii="Times New Roman" w:eastAsia="Times New Roman" w:hAnsi="Times New Roman" w:cs="Times New Roman"/>
      <w:b/>
      <w:bCs/>
      <w:lang w:val="en-GB" w:eastAsia="en-US"/>
    </w:rPr>
  </w:style>
  <w:style w:type="paragraph" w:styleId="af2">
    <w:name w:val="Revision"/>
    <w:hidden/>
    <w:uiPriority w:val="99"/>
    <w:semiHidden/>
    <w:rsid w:val="00574ECD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19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424</Characters>
  <DocSecurity>0</DocSecurity>
  <Lines>3</Lines>
  <Paragraphs>1</Paragraphs>
  <ScaleCrop>false</ScaleCrop>
  <Manager>VKrichun@bollard-marine.group</Manager>
  <Company>ООО "БОЛЛАРД"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2014-02-13T13:32:00Z</cp:lastPrinted>
  <dcterms:created xsi:type="dcterms:W3CDTF">2017-05-09T06:59:00Z</dcterms:created>
  <dcterms:modified xsi:type="dcterms:W3CDTF">2024-12-13T13:04:00Z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FRM-VSL-11-1402-002</vt:lpwstr>
  </property>
  <property fmtid="{D5CDD505-2E9C-101B-9397-08002B2CF9AE}" pid="5" name="Name Procedure">
    <vt:lpwstr>Security Risk Analysis</vt:lpwstr>
  </property>
  <property fmtid="{D5CDD505-2E9C-101B-9397-08002B2CF9AE}" pid="6" name="DocumentOwner">
    <vt:lpwstr>Group Security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11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