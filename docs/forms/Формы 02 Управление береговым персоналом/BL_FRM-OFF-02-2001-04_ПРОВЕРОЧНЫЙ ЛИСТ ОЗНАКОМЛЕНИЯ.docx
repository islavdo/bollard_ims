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0" w:author="Bollard Practice1" w:date="2024-11-07T12:52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3261"/>
        <w:gridCol w:w="5386"/>
        <w:gridCol w:w="992"/>
        <w:tblGridChange w:id="1">
          <w:tblGrid>
            <w:gridCol w:w="3261"/>
            <w:gridCol w:w="5386"/>
            <w:gridCol w:w="992"/>
          </w:tblGrid>
        </w:tblGridChange>
      </w:tblGrid>
      <w:tr w:rsidR="00F54551" w:rsidRPr="00F54551" w:rsidTr="00421841">
        <w:trPr>
          <w:trHeight w:val="454"/>
          <w:trPrChange w:id="2" w:author="Bollard Practice1" w:date="2024-11-07T12:52:00Z">
            <w:trPr>
              <w:trHeight w:val="454"/>
            </w:trPr>
          </w:trPrChange>
        </w:trPr>
        <w:tc>
          <w:tcPr>
            <w:tcW w:w="3261" w:type="dxa"/>
            <w:shd w:val="clear" w:color="auto" w:fill="008E85"/>
            <w:vAlign w:val="center"/>
            <w:tcPrChange w:id="3" w:author="Bollard Practice1" w:date="2024-11-07T12:52:00Z">
              <w:tcPr>
                <w:tcW w:w="3261" w:type="dxa"/>
                <w:shd w:val="clear" w:color="auto" w:fill="0000FF"/>
                <w:vAlign w:val="center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 xml:space="preserve">NEW EMPLOYEE / </w:t>
            </w:r>
            <w:r w:rsidR="008C0E57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 xml:space="preserve">    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НОВЫЙ СОТРУДНИК</w:t>
            </w:r>
          </w:p>
        </w:tc>
        <w:tc>
          <w:tcPr>
            <w:tcW w:w="5386" w:type="dxa"/>
            <w:shd w:val="clear" w:color="auto" w:fill="008E85"/>
            <w:vAlign w:val="center"/>
            <w:tcPrChange w:id="5" w:author="Bollard Practice1" w:date="2024-11-07T12:52:00Z">
              <w:tcPr>
                <w:tcW w:w="5386" w:type="dxa"/>
                <w:shd w:val="clear" w:color="auto" w:fill="0000FF"/>
                <w:vAlign w:val="center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</w:p>
        </w:tc>
        <w:tc>
          <w:tcPr>
            <w:tcW w:w="992" w:type="dxa"/>
            <w:shd w:val="clear" w:color="auto" w:fill="008E85"/>
            <w:vAlign w:val="center"/>
            <w:tcPrChange w:id="7" w:author="Bollard Practice1" w:date="2024-11-07T12:52:00Z">
              <w:tcPr>
                <w:tcW w:w="992" w:type="dxa"/>
                <w:shd w:val="clear" w:color="auto" w:fill="0000FF"/>
                <w:vAlign w:val="center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Name / Ф.И.О.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1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Job title / Должность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15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Starting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Date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Дата начала работы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9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1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2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Region / Регион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2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2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2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Department / Отдел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2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2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2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Direct Manager / Непосредственный руководитель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sz w:val="20"/>
                <w:szCs w:val="20"/>
                <w:lang w:val="ru-RU"/>
                <w:rPrChange w:id="30" w:author="Bollard Practice1" w:date="2024-11-07T12:52:00Z">
                  <w:rPr>
                    <w:rFonts w:ascii="Arial" w:hAnsi="Arial" w:cs="Arial"/>
                    <w:noProof/>
                    <w:sz w:val="20"/>
                    <w:szCs w:val="20"/>
                    <w:lang w:val="en-US"/>
                  </w:rPr>
                </w:rPrChange>
              </w:rPr>
              <w:pPrChange w:id="3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421841">
              <w:rPr>
                <w:rFonts w:ascii="Arial" w:hAnsi="Arial" w:cs="Arial"/>
                <w:noProof/>
                <w:sz w:val="20"/>
                <w:szCs w:val="20"/>
                <w:lang w:val="ru-RU"/>
                <w:rPrChange w:id="32" w:author="Bollard Practice1" w:date="2024-11-07T12:52:00Z">
                  <w:rPr>
                    <w:rFonts w:ascii="Arial" w:hAnsi="Arial" w:cs="Arial"/>
                    <w:noProof/>
                    <w:sz w:val="20"/>
                    <w:szCs w:val="20"/>
                    <w:lang w:val="en-US"/>
                  </w:rPr>
                </w:rPrChange>
              </w:rPr>
              <w:t>(</w:t>
            </w:r>
            <w:r w:rsidRPr="00F54551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Accountable</w:t>
            </w:r>
            <w:r w:rsidRPr="00421841">
              <w:rPr>
                <w:rFonts w:ascii="Arial" w:hAnsi="Arial" w:cs="Arial"/>
                <w:noProof/>
                <w:sz w:val="20"/>
                <w:szCs w:val="20"/>
                <w:lang w:val="ru-RU"/>
                <w:rPrChange w:id="33" w:author="Bollard Practice1" w:date="2024-11-07T12:52:00Z">
                  <w:rPr>
                    <w:rFonts w:ascii="Arial" w:hAnsi="Arial" w:cs="Arial"/>
                    <w:noProof/>
                    <w:sz w:val="20"/>
                    <w:szCs w:val="20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for</w:t>
            </w:r>
            <w:r w:rsidRPr="00421841">
              <w:rPr>
                <w:rFonts w:ascii="Arial" w:hAnsi="Arial" w:cs="Arial"/>
                <w:noProof/>
                <w:sz w:val="20"/>
                <w:szCs w:val="20"/>
                <w:lang w:val="ru-RU"/>
                <w:rPrChange w:id="34" w:author="Bollard Practice1" w:date="2024-11-07T12:52:00Z">
                  <w:rPr>
                    <w:rFonts w:ascii="Arial" w:hAnsi="Arial" w:cs="Arial"/>
                    <w:noProof/>
                    <w:sz w:val="20"/>
                    <w:szCs w:val="20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Familiarisation</w:t>
            </w:r>
            <w:r w:rsidRPr="00421841">
              <w:rPr>
                <w:rFonts w:ascii="Arial" w:hAnsi="Arial" w:cs="Arial"/>
                <w:noProof/>
                <w:sz w:val="20"/>
                <w:szCs w:val="20"/>
                <w:lang w:val="ru-RU"/>
                <w:rPrChange w:id="35" w:author="Bollard Practice1" w:date="2024-11-07T12:52:00Z">
                  <w:rPr>
                    <w:rFonts w:ascii="Arial" w:hAnsi="Arial" w:cs="Arial"/>
                    <w:noProof/>
                    <w:sz w:val="20"/>
                    <w:szCs w:val="20"/>
                    <w:lang w:val="en-US"/>
                  </w:rPr>
                </w:rPrChange>
              </w:rPr>
              <w:t xml:space="preserve"> / Ответственный за ознакомление)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3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Risk Category / Категория рисков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sz w:val="16"/>
                <w:szCs w:val="16"/>
                <w:lang w:val="en-US"/>
              </w:rPr>
              <w:pPrChange w:id="3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Office staff/ Travelling office Staff / Ship visiting office staff *</w:t>
            </w:r>
            <w:r w:rsidRPr="00291707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Delete as appropriate</w:t>
            </w:r>
            <w:r w:rsidRPr="00F54551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 xml:space="preserve"> / </w:t>
            </w:r>
            <w:r w:rsidRPr="00291707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Сотрудники офиса/ Сотрудники офиса, совершающие поездки/ Сотрудники офиса, посещающие судно</w:t>
            </w:r>
            <w:r w:rsidRPr="00F54551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 xml:space="preserve"> *Ненужное удалить</w:t>
            </w: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4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Pr="00F54551" w:rsidRDefault="00F54551" w:rsidP="0074235F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Garamond" w:hAnsi="Garamond" w:cs="Arial"/>
          <w:noProof/>
          <w:sz w:val="22"/>
          <w:szCs w:val="22"/>
          <w:lang w:val="en-US"/>
        </w:rPr>
        <w:pPrChange w:id="41" w:author="Vladislav Dolzhikov" w:date="2025-01-10T12:15:00Z">
          <w:pPr>
            <w:tabs>
              <w:tab w:val="left" w:pos="-720"/>
              <w:tab w:val="left" w:pos="0"/>
              <w:tab w:val="left" w:pos="720"/>
              <w:tab w:val="left" w:pos="1152"/>
              <w:tab w:val="left" w:pos="1728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</w:tabs>
            <w:suppressAutoHyphens/>
            <w:spacing w:line="216" w:lineRule="auto"/>
            <w:jc w:val="both"/>
          </w:pPr>
        </w:pPrChange>
      </w:pPr>
    </w:p>
    <w:p w:rsidR="00F54551" w:rsidRPr="00F54551" w:rsidRDefault="00F54551" w:rsidP="0074235F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Garamond" w:hAnsi="Garamond" w:cs="Arial"/>
          <w:noProof/>
          <w:sz w:val="22"/>
          <w:szCs w:val="22"/>
          <w:lang w:val="en-US"/>
        </w:rPr>
        <w:pPrChange w:id="42" w:author="Vladislav Dolzhikov" w:date="2025-01-10T12:15:00Z">
          <w:pPr>
            <w:tabs>
              <w:tab w:val="left" w:pos="-720"/>
              <w:tab w:val="left" w:pos="0"/>
              <w:tab w:val="left" w:pos="720"/>
              <w:tab w:val="left" w:pos="1152"/>
              <w:tab w:val="left" w:pos="1728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</w:tabs>
            <w:suppressAutoHyphens/>
            <w:spacing w:line="216" w:lineRule="auto"/>
            <w:jc w:val="both"/>
          </w:pPr>
        </w:pPrChange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43" w:author="Bollard Practice1" w:date="2024-11-07T12:52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3079"/>
        <w:gridCol w:w="4958"/>
        <w:gridCol w:w="1710"/>
        <w:tblGridChange w:id="44">
          <w:tblGrid>
            <w:gridCol w:w="3079"/>
            <w:gridCol w:w="4958"/>
            <w:gridCol w:w="1710"/>
          </w:tblGrid>
        </w:tblGridChange>
      </w:tblGrid>
      <w:tr w:rsidR="00F54551" w:rsidRPr="00F54551" w:rsidTr="00421841">
        <w:tc>
          <w:tcPr>
            <w:tcW w:w="3261" w:type="dxa"/>
            <w:shd w:val="clear" w:color="auto" w:fill="008E85"/>
            <w:tcPrChange w:id="45" w:author="Bollard Practice1" w:date="2024-11-07T12:52:00Z">
              <w:tcPr>
                <w:tcW w:w="3261" w:type="dxa"/>
                <w:shd w:val="clear" w:color="auto" w:fill="0000FF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6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pPrChange w:id="4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HR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8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DEPARTMENT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9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/ </w:t>
            </w:r>
            <w:r w:rsidR="008C0E57"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50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  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51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>ОТДЕЛ ПО РАБОТЕ С ПЕРСОНАЛОМ</w:t>
            </w:r>
          </w:p>
        </w:tc>
        <w:tc>
          <w:tcPr>
            <w:tcW w:w="5386" w:type="dxa"/>
            <w:shd w:val="clear" w:color="auto" w:fill="008E85"/>
            <w:tcPrChange w:id="52" w:author="Bollard Practice1" w:date="2024-11-07T12:52:00Z">
              <w:tcPr>
                <w:tcW w:w="5386" w:type="dxa"/>
                <w:shd w:val="clear" w:color="auto" w:fill="0000FF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jc w:val="both"/>
              <w:rPr>
                <w:rFonts w:ascii="Arial" w:hAnsi="Arial" w:cs="Arial"/>
                <w:b/>
                <w:noProof/>
                <w:color w:val="FFFFFF"/>
                <w:lang w:val="ru-RU"/>
                <w:rPrChange w:id="53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lang w:val="en-US"/>
                  </w:rPr>
                </w:rPrChange>
              </w:rPr>
              <w:pPrChange w:id="5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  <w:jc w:val="both"/>
                </w:pPr>
              </w:pPrChange>
            </w:pPr>
          </w:p>
        </w:tc>
        <w:tc>
          <w:tcPr>
            <w:tcW w:w="992" w:type="dxa"/>
            <w:shd w:val="clear" w:color="auto" w:fill="008E85"/>
            <w:tcPrChange w:id="55" w:author="Bollard Practice1" w:date="2024-11-07T12:52:00Z">
              <w:tcPr>
                <w:tcW w:w="992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5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DONE / ВЫПОЛНЕНО</w:t>
            </w: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5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Signed Contract / Заключенный договор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58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5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Format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6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version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6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Employee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6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Agreement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6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Трудовое соглашение, версия формата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6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6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6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Job Description  / Должностные обязанности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6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6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6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Personal details / Персональные данные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70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7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421841">
              <w:rPr>
                <w:rFonts w:ascii="Arial" w:hAnsi="Arial" w:cs="Arial"/>
                <w:noProof/>
                <w:sz w:val="22"/>
                <w:szCs w:val="22"/>
                <w:lang w:val="fr-FR"/>
                <w:rPrChange w:id="7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Copy passport, diplomas/ certifications, CV etc.  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7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/ Копии паспорта, дипломов/ свидетельств, резюме и т.д. 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7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7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7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Personnel Handbook / Кадровый справочник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77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7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Confidential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7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Counselor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8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Company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8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Policies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8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Конфиденциальный советник, политики компании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83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8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8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Company Policies / Политики компании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8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8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8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>&amp;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8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Smoking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9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Anti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9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>-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harassment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9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etc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9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>. / Проверки на алкоголь и наркотики, борьба с курением, притеснениями и т.д.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9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9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9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Tax declaration / Налоговая декларация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9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9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9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Leave Administration  / Предоставление отпусков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0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0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102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0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Payroll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0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Registration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05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Регистрация платежной ведомости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0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0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08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0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11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Company car  / Служебный автомобиль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1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1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Default="00F54551" w:rsidP="0074235F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Garamond" w:hAnsi="Garamond" w:cs="Arial"/>
          <w:noProof/>
          <w:sz w:val="22"/>
          <w:szCs w:val="22"/>
          <w:lang w:val="ru-RU"/>
        </w:rPr>
        <w:pPrChange w:id="113" w:author="Vladislav Dolzhikov" w:date="2025-01-10T12:15:00Z">
          <w:pPr>
            <w:tabs>
              <w:tab w:val="left" w:pos="-720"/>
              <w:tab w:val="left" w:pos="0"/>
              <w:tab w:val="left" w:pos="720"/>
              <w:tab w:val="left" w:pos="1152"/>
              <w:tab w:val="left" w:pos="1728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</w:tabs>
            <w:suppressAutoHyphens/>
            <w:spacing w:line="216" w:lineRule="auto"/>
            <w:jc w:val="both"/>
          </w:pPr>
        </w:pPrChange>
      </w:pPr>
    </w:p>
    <w:p w:rsidR="00291707" w:rsidRDefault="00291707" w:rsidP="0074235F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Garamond" w:hAnsi="Garamond" w:cs="Arial"/>
          <w:noProof/>
          <w:sz w:val="22"/>
          <w:szCs w:val="22"/>
          <w:lang w:val="ru-RU"/>
        </w:rPr>
        <w:pPrChange w:id="114" w:author="Vladislav Dolzhikov" w:date="2025-01-10T12:15:00Z">
          <w:pPr>
            <w:tabs>
              <w:tab w:val="left" w:pos="-720"/>
              <w:tab w:val="left" w:pos="0"/>
              <w:tab w:val="left" w:pos="720"/>
              <w:tab w:val="left" w:pos="1152"/>
              <w:tab w:val="left" w:pos="1728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</w:tabs>
            <w:suppressAutoHyphens/>
            <w:spacing w:line="216" w:lineRule="auto"/>
            <w:jc w:val="both"/>
          </w:pPr>
        </w:pPrChange>
      </w:pPr>
    </w:p>
    <w:p w:rsidR="00291707" w:rsidRDefault="00291707" w:rsidP="0074235F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Garamond" w:hAnsi="Garamond" w:cs="Arial"/>
          <w:noProof/>
          <w:sz w:val="22"/>
          <w:szCs w:val="22"/>
          <w:lang w:val="ru-RU"/>
        </w:rPr>
        <w:pPrChange w:id="115" w:author="Vladislav Dolzhikov" w:date="2025-01-10T12:15:00Z">
          <w:pPr>
            <w:tabs>
              <w:tab w:val="left" w:pos="-720"/>
              <w:tab w:val="left" w:pos="0"/>
              <w:tab w:val="left" w:pos="720"/>
              <w:tab w:val="left" w:pos="1152"/>
              <w:tab w:val="left" w:pos="1728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</w:tabs>
            <w:suppressAutoHyphens/>
            <w:spacing w:line="216" w:lineRule="auto"/>
            <w:jc w:val="both"/>
          </w:pPr>
        </w:pPrChange>
      </w:pPr>
    </w:p>
    <w:p w:rsidR="00291707" w:rsidRPr="00291707" w:rsidRDefault="0074235F" w:rsidP="0074235F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Garamond" w:hAnsi="Garamond" w:cs="Arial"/>
          <w:noProof/>
          <w:sz w:val="22"/>
          <w:szCs w:val="22"/>
          <w:lang w:val="ru-RU"/>
        </w:rPr>
        <w:pPrChange w:id="116" w:author="Vladislav Dolzhikov" w:date="2025-01-10T12:15:00Z">
          <w:pPr>
            <w:tabs>
              <w:tab w:val="left" w:pos="-720"/>
              <w:tab w:val="left" w:pos="0"/>
              <w:tab w:val="left" w:pos="720"/>
              <w:tab w:val="left" w:pos="1152"/>
              <w:tab w:val="left" w:pos="1728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</w:tabs>
            <w:suppressAutoHyphens/>
            <w:spacing w:line="216" w:lineRule="auto"/>
            <w:jc w:val="both"/>
          </w:pPr>
        </w:pPrChange>
      </w:pPr>
      <w:ins w:id="117" w:author="Vladislav Dolzhikov" w:date="2025-01-10T12:17:00Z">
        <w:r>
          <w:rPr>
            <w:rFonts w:ascii="Garamond" w:hAnsi="Garamond" w:cs="Arial"/>
            <w:noProof/>
            <w:sz w:val="22"/>
            <w:szCs w:val="22"/>
            <w:lang w:val="ru-RU"/>
          </w:rPr>
          <w:br w:type="page"/>
        </w:r>
      </w:ins>
    </w:p>
    <w:p w:rsidR="00F54551" w:rsidRPr="00F54551" w:rsidRDefault="00F54551" w:rsidP="0074235F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Garamond" w:hAnsi="Garamond" w:cs="Arial"/>
          <w:noProof/>
          <w:sz w:val="22"/>
          <w:szCs w:val="22"/>
          <w:lang w:val="en-US"/>
        </w:rPr>
        <w:pPrChange w:id="118" w:author="Vladislav Dolzhikov" w:date="2025-01-10T12:15:00Z">
          <w:pPr>
            <w:tabs>
              <w:tab w:val="left" w:pos="-720"/>
              <w:tab w:val="left" w:pos="0"/>
              <w:tab w:val="left" w:pos="720"/>
              <w:tab w:val="left" w:pos="1152"/>
              <w:tab w:val="left" w:pos="1728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</w:tabs>
            <w:suppressAutoHyphens/>
            <w:spacing w:line="216" w:lineRule="auto"/>
            <w:jc w:val="both"/>
          </w:pPr>
        </w:pPrChange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119" w:author="Bollard Practice1" w:date="2024-11-07T12:52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3127"/>
        <w:gridCol w:w="4910"/>
        <w:gridCol w:w="1710"/>
        <w:tblGridChange w:id="120">
          <w:tblGrid>
            <w:gridCol w:w="3127"/>
            <w:gridCol w:w="4910"/>
            <w:gridCol w:w="1710"/>
          </w:tblGrid>
        </w:tblGridChange>
      </w:tblGrid>
      <w:tr w:rsidR="00F54551" w:rsidRPr="00F54551" w:rsidTr="00421841">
        <w:tc>
          <w:tcPr>
            <w:tcW w:w="3261" w:type="dxa"/>
            <w:shd w:val="clear" w:color="auto" w:fill="008E85"/>
            <w:tcPrChange w:id="121" w:author="Bollard Practice1" w:date="2024-11-07T12:52:00Z">
              <w:tcPr>
                <w:tcW w:w="3261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12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OWN DEPARTMENT / СОБСТВЕННЫЙ ОТДЕЛ</w:t>
            </w:r>
          </w:p>
        </w:tc>
        <w:tc>
          <w:tcPr>
            <w:tcW w:w="5386" w:type="dxa"/>
            <w:shd w:val="clear" w:color="auto" w:fill="008E85"/>
            <w:tcPrChange w:id="123" w:author="Bollard Practice1" w:date="2024-11-07T12:52:00Z">
              <w:tcPr>
                <w:tcW w:w="5386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jc w:val="both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12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  <w:jc w:val="both"/>
                </w:pPr>
              </w:pPrChange>
            </w:pPr>
          </w:p>
        </w:tc>
        <w:tc>
          <w:tcPr>
            <w:tcW w:w="992" w:type="dxa"/>
            <w:shd w:val="clear" w:color="auto" w:fill="008E85"/>
            <w:tcPrChange w:id="125" w:author="Bollard Practice1" w:date="2024-11-07T12:52:00Z">
              <w:tcPr>
                <w:tcW w:w="992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12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DONE / ВЫПОЛНЕНО</w:t>
            </w: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12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Introduction department / Ознакомительный отдел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28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2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Meet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3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direct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3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manager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3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and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3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colleagues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3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 / Встреча с непосредственным руководителем и 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35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lastRenderedPageBreak/>
              <w:t>коллегами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3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3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13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 xml:space="preserve">Office round  / Обход офиса 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39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4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With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4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the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4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direct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4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department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4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manager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45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Совместно с непосредственным начальником отдела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4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4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148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4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Workplace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5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introduction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5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Ознакомление с рабочим местом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52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5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5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5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61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15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5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Office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5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entry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5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ID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6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card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6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Вход в офис/удостоверение личности</w:t>
            </w:r>
          </w:p>
        </w:tc>
        <w:tc>
          <w:tcPr>
            <w:tcW w:w="538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6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Facility Services (Acces card) / Службы объекта (карта доступа)</w:t>
            </w: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6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61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16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6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Discussion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66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work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6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planning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6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Обсуждение вопросов планирования работ</w:t>
            </w:r>
          </w:p>
        </w:tc>
        <w:tc>
          <w:tcPr>
            <w:tcW w:w="538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69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7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71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7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Pr="00421841" w:rsidRDefault="00F54551" w:rsidP="0074235F">
      <w:pPr>
        <w:rPr>
          <w:noProof/>
          <w:sz w:val="22"/>
          <w:szCs w:val="22"/>
          <w:lang w:val="ru-RU"/>
          <w:rPrChange w:id="173" w:author="Bollard Practice1" w:date="2024-11-07T12:52:00Z">
            <w:rPr>
              <w:noProof/>
              <w:sz w:val="22"/>
              <w:szCs w:val="22"/>
              <w:lang w:val="en-US"/>
            </w:rPr>
          </w:rPrChange>
        </w:rPr>
        <w:pPrChange w:id="174" w:author="Vladislav Dolzhikov" w:date="2025-01-10T12:15:00Z">
          <w:pPr/>
        </w:pPrChange>
      </w:pPr>
    </w:p>
    <w:p w:rsidR="00F54551" w:rsidRPr="00421841" w:rsidRDefault="00F54551" w:rsidP="0074235F">
      <w:pPr>
        <w:rPr>
          <w:noProof/>
          <w:sz w:val="22"/>
          <w:szCs w:val="22"/>
          <w:lang w:val="ru-RU"/>
          <w:rPrChange w:id="175" w:author="Bollard Practice1" w:date="2024-11-07T12:52:00Z">
            <w:rPr>
              <w:noProof/>
              <w:sz w:val="22"/>
              <w:szCs w:val="22"/>
              <w:lang w:val="en-US"/>
            </w:rPr>
          </w:rPrChange>
        </w:rPr>
        <w:pPrChange w:id="176" w:author="Vladislav Dolzhikov" w:date="2025-01-10T12:15:00Z">
          <w:pPr/>
        </w:pPrChange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177" w:author="Bollard Practice1" w:date="2024-11-07T12:52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3037"/>
        <w:gridCol w:w="5000"/>
        <w:gridCol w:w="1710"/>
        <w:tblGridChange w:id="178">
          <w:tblGrid>
            <w:gridCol w:w="3037"/>
            <w:gridCol w:w="5000"/>
            <w:gridCol w:w="1710"/>
          </w:tblGrid>
        </w:tblGridChange>
      </w:tblGrid>
      <w:tr w:rsidR="00F54551" w:rsidRPr="00F54551" w:rsidTr="00421841">
        <w:tc>
          <w:tcPr>
            <w:tcW w:w="3212" w:type="dxa"/>
            <w:shd w:val="clear" w:color="auto" w:fill="008E85"/>
            <w:tcPrChange w:id="179" w:author="Bollard Practice1" w:date="2024-11-07T12:52:00Z">
              <w:tcPr>
                <w:tcW w:w="3212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18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 xml:space="preserve">IT DEPARTMENT / </w:t>
            </w:r>
            <w:r w:rsidR="008C0E57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 xml:space="preserve">  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ОТДЕЛ ИТ</w:t>
            </w:r>
          </w:p>
        </w:tc>
        <w:tc>
          <w:tcPr>
            <w:tcW w:w="5435" w:type="dxa"/>
            <w:shd w:val="clear" w:color="auto" w:fill="008E85"/>
            <w:tcPrChange w:id="181" w:author="Bollard Practice1" w:date="2024-11-07T12:52:00Z">
              <w:tcPr>
                <w:tcW w:w="5435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jc w:val="both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18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  <w:jc w:val="both"/>
                </w:pPr>
              </w:pPrChange>
            </w:pPr>
          </w:p>
        </w:tc>
        <w:tc>
          <w:tcPr>
            <w:tcW w:w="992" w:type="dxa"/>
            <w:shd w:val="clear" w:color="auto" w:fill="008E85"/>
            <w:tcPrChange w:id="183" w:author="Bollard Practice1" w:date="2024-11-07T12:52:00Z">
              <w:tcPr>
                <w:tcW w:w="992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18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DONE / ВЫПОЛНЕНО</w:t>
            </w:r>
          </w:p>
        </w:tc>
      </w:tr>
      <w:tr w:rsidR="00F54551" w:rsidRPr="0074235F" w:rsidTr="00EB5430">
        <w:trPr>
          <w:trHeight w:val="397"/>
        </w:trPr>
        <w:tc>
          <w:tcPr>
            <w:tcW w:w="321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185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8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IT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8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access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8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rights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18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Уровни доступа к ИТ</w:t>
            </w:r>
          </w:p>
        </w:tc>
        <w:tc>
          <w:tcPr>
            <w:tcW w:w="5435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90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9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92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9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1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19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Passwords / Пароли</w:t>
            </w:r>
          </w:p>
        </w:tc>
        <w:tc>
          <w:tcPr>
            <w:tcW w:w="5435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9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19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1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19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Other IT Items / Прочие элементы ИТ</w:t>
            </w:r>
          </w:p>
        </w:tc>
        <w:tc>
          <w:tcPr>
            <w:tcW w:w="5435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198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19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Copy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0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machine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0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telephone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0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numbers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0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etc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0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>. / Копировальная техника, номера телефонов и т.д.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05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0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Pr="00421841" w:rsidRDefault="00F54551" w:rsidP="0074235F">
      <w:pPr>
        <w:rPr>
          <w:noProof/>
          <w:lang w:val="ru-RU"/>
          <w:rPrChange w:id="207" w:author="Bollard Practice1" w:date="2024-11-07T12:52:00Z">
            <w:rPr>
              <w:noProof/>
              <w:lang w:val="en-US"/>
            </w:rPr>
          </w:rPrChange>
        </w:rPr>
        <w:pPrChange w:id="208" w:author="Vladislav Dolzhikov" w:date="2025-01-10T12:15:00Z">
          <w:pPr/>
        </w:pPrChange>
      </w:pPr>
      <w:r w:rsidRPr="00421841">
        <w:rPr>
          <w:noProof/>
          <w:lang w:val="ru-RU"/>
          <w:rPrChange w:id="209" w:author="Bollard Practice1" w:date="2024-11-07T12:52:00Z">
            <w:rPr>
              <w:noProof/>
              <w:lang w:val="en-US"/>
            </w:rPr>
          </w:rPrChange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210" w:author="Bollard Practice1" w:date="2024-11-07T12:53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3029"/>
        <w:gridCol w:w="5008"/>
        <w:gridCol w:w="1710"/>
        <w:tblGridChange w:id="211">
          <w:tblGrid>
            <w:gridCol w:w="3029"/>
            <w:gridCol w:w="5008"/>
            <w:gridCol w:w="1710"/>
          </w:tblGrid>
        </w:tblGridChange>
      </w:tblGrid>
      <w:tr w:rsidR="00F54551" w:rsidRPr="00F54551" w:rsidTr="00421841">
        <w:trPr>
          <w:trHeight w:val="425"/>
          <w:trPrChange w:id="212" w:author="Bollard Practice1" w:date="2024-11-07T12:53:00Z">
            <w:trPr>
              <w:trHeight w:val="425"/>
            </w:trPr>
          </w:trPrChange>
        </w:trPr>
        <w:tc>
          <w:tcPr>
            <w:tcW w:w="3204" w:type="dxa"/>
            <w:shd w:val="clear" w:color="auto" w:fill="008E85"/>
            <w:vAlign w:val="center"/>
            <w:tcPrChange w:id="213" w:author="Bollard Practice1" w:date="2024-11-07T12:53:00Z">
              <w:tcPr>
                <w:tcW w:w="3204" w:type="dxa"/>
                <w:shd w:val="clear" w:color="auto" w:fill="0000FF"/>
                <w:vAlign w:val="center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b/>
                <w:noProof/>
                <w:color w:val="FFFFFF"/>
                <w:lang w:val="ru-RU"/>
                <w:rPrChange w:id="214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lang w:val="en-US"/>
                  </w:rPr>
                </w:rPrChange>
              </w:rPr>
              <w:pPrChange w:id="21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/>
                </w:pPr>
              </w:pPrChange>
            </w:pP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216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br w:type="page"/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OFFICE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217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HSE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218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/ </w:t>
            </w:r>
            <w:r w:rsidR="008C0E57"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219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      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220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>СЛУЖБА ОТОСБ ОФИСА</w:t>
            </w:r>
          </w:p>
        </w:tc>
        <w:tc>
          <w:tcPr>
            <w:tcW w:w="5443" w:type="dxa"/>
            <w:shd w:val="clear" w:color="auto" w:fill="008E85"/>
            <w:vAlign w:val="center"/>
            <w:tcPrChange w:id="221" w:author="Bollard Practice1" w:date="2024-11-07T12:53:00Z">
              <w:tcPr>
                <w:tcW w:w="5443" w:type="dxa"/>
                <w:shd w:val="clear" w:color="auto" w:fill="0000FF"/>
                <w:vAlign w:val="center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ru-RU"/>
                <w:rPrChange w:id="222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lang w:val="en-US"/>
                  </w:rPr>
                </w:rPrChange>
              </w:rPr>
              <w:pPrChange w:id="22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</w:p>
        </w:tc>
        <w:tc>
          <w:tcPr>
            <w:tcW w:w="992" w:type="dxa"/>
            <w:shd w:val="clear" w:color="auto" w:fill="008E85"/>
            <w:vAlign w:val="center"/>
            <w:tcPrChange w:id="224" w:author="Bollard Practice1" w:date="2024-11-07T12:53:00Z">
              <w:tcPr>
                <w:tcW w:w="992" w:type="dxa"/>
                <w:shd w:val="clear" w:color="auto" w:fill="0000FF"/>
                <w:vAlign w:val="center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22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DONE / ВЫПОЛНЕНО</w:t>
            </w:r>
          </w:p>
        </w:tc>
      </w:tr>
      <w:tr w:rsidR="00F54551" w:rsidRPr="0074235F" w:rsidTr="00EB5430">
        <w:trPr>
          <w:trHeight w:val="397"/>
        </w:trPr>
        <w:tc>
          <w:tcPr>
            <w:tcW w:w="3204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22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2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Meet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2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prevention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2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officer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3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Встреча с инженером по технике безопасности </w:t>
            </w:r>
          </w:p>
        </w:tc>
        <w:tc>
          <w:tcPr>
            <w:tcW w:w="5443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31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3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33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3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04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235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3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Advise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3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emergency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3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/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evacuation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3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procedure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4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Ознакомление с процедурой действий в чрезвычайной ситуации / эвакуации</w:t>
            </w:r>
          </w:p>
        </w:tc>
        <w:tc>
          <w:tcPr>
            <w:tcW w:w="5443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41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4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Emergency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4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exits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4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Floor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45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wardens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46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>, 1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vertAlign w:val="superscript"/>
                <w:lang w:val="en-US"/>
              </w:rPr>
              <w:t>st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4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aid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4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etc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4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. / Аварийные выходы, ответственный за безопасность на этаже, оказание первой помощи, и т.д.  </w:t>
            </w:r>
          </w:p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50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5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52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5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Pr="00421841" w:rsidRDefault="00F54551" w:rsidP="0074235F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Garamond" w:hAnsi="Garamond" w:cs="Arial"/>
          <w:noProof/>
          <w:sz w:val="22"/>
          <w:szCs w:val="22"/>
          <w:lang w:val="ru-RU"/>
          <w:rPrChange w:id="254" w:author="Bollard Practice1" w:date="2024-11-07T12:52:00Z">
            <w:rPr>
              <w:rFonts w:ascii="Garamond" w:hAnsi="Garamond" w:cs="Arial"/>
              <w:noProof/>
              <w:sz w:val="22"/>
              <w:szCs w:val="22"/>
              <w:lang w:val="en-US"/>
            </w:rPr>
          </w:rPrChange>
        </w:rPr>
        <w:pPrChange w:id="255" w:author="Vladislav Dolzhikov" w:date="2025-01-10T12:15:00Z">
          <w:pPr>
            <w:tabs>
              <w:tab w:val="left" w:pos="-720"/>
              <w:tab w:val="left" w:pos="0"/>
              <w:tab w:val="left" w:pos="720"/>
              <w:tab w:val="left" w:pos="1152"/>
              <w:tab w:val="left" w:pos="1728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</w:tabs>
            <w:suppressAutoHyphens/>
            <w:spacing w:line="216" w:lineRule="auto"/>
            <w:jc w:val="both"/>
          </w:pPr>
        </w:pPrChange>
      </w:pPr>
    </w:p>
    <w:p w:rsidR="00F54551" w:rsidRPr="00421841" w:rsidRDefault="00F54551" w:rsidP="0074235F">
      <w:pPr>
        <w:rPr>
          <w:noProof/>
          <w:sz w:val="20"/>
          <w:szCs w:val="20"/>
          <w:lang w:val="ru-RU"/>
          <w:rPrChange w:id="256" w:author="Bollard Practice1" w:date="2024-11-07T12:52:00Z">
            <w:rPr>
              <w:noProof/>
              <w:sz w:val="20"/>
              <w:szCs w:val="20"/>
              <w:lang w:val="en-US"/>
            </w:rPr>
          </w:rPrChange>
        </w:rPr>
        <w:pPrChange w:id="257" w:author="Vladislav Dolzhikov" w:date="2025-01-10T12:15:00Z">
          <w:pPr/>
        </w:pPrChange>
      </w:pPr>
      <w:bookmarkStart w:id="258" w:name="_Toc350767978"/>
      <w:bookmarkStart w:id="259" w:name="_Toc350767125"/>
      <w:bookmarkEnd w:id="258"/>
      <w:bookmarkEnd w:id="25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260" w:author="Bollard Practice1" w:date="2024-11-07T12:53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3068"/>
        <w:gridCol w:w="4969"/>
        <w:gridCol w:w="1710"/>
        <w:tblGridChange w:id="261">
          <w:tblGrid>
            <w:gridCol w:w="3068"/>
            <w:gridCol w:w="4969"/>
            <w:gridCol w:w="1710"/>
          </w:tblGrid>
        </w:tblGridChange>
      </w:tblGrid>
      <w:tr w:rsidR="00F54551" w:rsidRPr="00F54551" w:rsidTr="00421841">
        <w:tc>
          <w:tcPr>
            <w:tcW w:w="3209" w:type="dxa"/>
            <w:shd w:val="clear" w:color="auto" w:fill="008E85"/>
            <w:tcPrChange w:id="262" w:author="Bollard Practice1" w:date="2024-11-07T12:53:00Z">
              <w:tcPr>
                <w:tcW w:w="3209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jc w:val="both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26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/>
                  <w:jc w:val="both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ACCOUNTS DEPARTMENT / БУХГАЛТЕРИЯ</w:t>
            </w:r>
          </w:p>
        </w:tc>
        <w:tc>
          <w:tcPr>
            <w:tcW w:w="5438" w:type="dxa"/>
            <w:shd w:val="clear" w:color="auto" w:fill="008E85"/>
            <w:tcPrChange w:id="264" w:author="Bollard Practice1" w:date="2024-11-07T12:53:00Z">
              <w:tcPr>
                <w:tcW w:w="5438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jc w:val="both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26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  <w:jc w:val="both"/>
                </w:pPr>
              </w:pPrChange>
            </w:pPr>
          </w:p>
        </w:tc>
        <w:tc>
          <w:tcPr>
            <w:tcW w:w="992" w:type="dxa"/>
            <w:shd w:val="clear" w:color="auto" w:fill="008E85"/>
            <w:tcPrChange w:id="266" w:author="Bollard Practice1" w:date="2024-11-07T12:53:00Z">
              <w:tcPr>
                <w:tcW w:w="992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26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DONE / ВЫПОЛНЕНО</w:t>
            </w:r>
          </w:p>
        </w:tc>
      </w:tr>
      <w:tr w:rsidR="00F54551" w:rsidRPr="0074235F" w:rsidTr="00EB5430">
        <w:trPr>
          <w:trHeight w:val="397"/>
        </w:trPr>
        <w:tc>
          <w:tcPr>
            <w:tcW w:w="3209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26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Financial policies / Финансовые политики</w:t>
            </w:r>
          </w:p>
        </w:tc>
        <w:tc>
          <w:tcPr>
            <w:tcW w:w="5438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69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7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Procurement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7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limits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7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etc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7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>. / Ограничения материально-технического снабжения, и т.д.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7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7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09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27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7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Reimbursement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7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procedure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7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 / Процедура возмещения расходов </w:t>
            </w:r>
          </w:p>
        </w:tc>
        <w:tc>
          <w:tcPr>
            <w:tcW w:w="5438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80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8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82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8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09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28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8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Declaration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86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of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8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travel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8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expenses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8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Заявление командировочных расходов</w:t>
            </w:r>
          </w:p>
        </w:tc>
        <w:tc>
          <w:tcPr>
            <w:tcW w:w="5438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90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9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hotel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9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tickets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9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transport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9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etc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295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>. / проживание в гостинице, билеты, транспорт, и т.д.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29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29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Pr="00421841" w:rsidRDefault="00F54551" w:rsidP="0074235F">
      <w:pPr>
        <w:ind w:left="-900"/>
        <w:rPr>
          <w:rFonts w:ascii="Arial" w:hAnsi="Arial" w:cs="Arial"/>
          <w:noProof/>
          <w:sz w:val="16"/>
          <w:szCs w:val="16"/>
          <w:lang w:val="ru-RU"/>
          <w:rPrChange w:id="298" w:author="Bollard Practice1" w:date="2024-11-07T12:52:00Z">
            <w:rPr>
              <w:rFonts w:ascii="Arial" w:hAnsi="Arial" w:cs="Arial"/>
              <w:noProof/>
              <w:sz w:val="16"/>
              <w:szCs w:val="16"/>
              <w:lang w:val="en-US"/>
            </w:rPr>
          </w:rPrChange>
        </w:rPr>
        <w:pPrChange w:id="299" w:author="Vladislav Dolzhikov" w:date="2025-01-10T12:15:00Z">
          <w:pPr>
            <w:ind w:left="-900"/>
          </w:pPr>
        </w:pPrChange>
      </w:pPr>
      <w:r w:rsidRPr="00421841">
        <w:rPr>
          <w:rFonts w:ascii="Arial" w:hAnsi="Arial" w:cs="Arial"/>
          <w:noProof/>
          <w:sz w:val="16"/>
          <w:szCs w:val="16"/>
          <w:lang w:val="ru-RU"/>
          <w:rPrChange w:id="300" w:author="Bollard Practice1" w:date="2024-11-07T12:52:00Z">
            <w:rPr>
              <w:rFonts w:ascii="Arial" w:hAnsi="Arial" w:cs="Arial"/>
              <w:noProof/>
              <w:sz w:val="16"/>
              <w:szCs w:val="16"/>
              <w:lang w:val="en-US"/>
            </w:rPr>
          </w:rPrChange>
        </w:rPr>
        <w:t xml:space="preserve">                    </w:t>
      </w:r>
    </w:p>
    <w:p w:rsidR="00F54551" w:rsidRPr="00421841" w:rsidRDefault="00F54551" w:rsidP="0074235F">
      <w:pPr>
        <w:ind w:left="-900"/>
        <w:rPr>
          <w:rFonts w:ascii="Arial" w:hAnsi="Arial" w:cs="Arial"/>
          <w:noProof/>
          <w:sz w:val="16"/>
          <w:szCs w:val="16"/>
          <w:lang w:val="ru-RU"/>
          <w:rPrChange w:id="301" w:author="Bollard Practice1" w:date="2024-11-07T12:52:00Z">
            <w:rPr>
              <w:rFonts w:ascii="Arial" w:hAnsi="Arial" w:cs="Arial"/>
              <w:noProof/>
              <w:sz w:val="16"/>
              <w:szCs w:val="16"/>
              <w:lang w:val="en-US"/>
            </w:rPr>
          </w:rPrChange>
        </w:rPr>
        <w:pPrChange w:id="302" w:author="Vladislav Dolzhikov" w:date="2025-01-10T12:15:00Z">
          <w:pPr>
            <w:ind w:left="-900"/>
          </w:pPr>
        </w:pPrChange>
      </w:pPr>
      <w:r w:rsidRPr="00421841">
        <w:rPr>
          <w:rFonts w:ascii="Arial" w:hAnsi="Arial" w:cs="Arial"/>
          <w:noProof/>
          <w:sz w:val="16"/>
          <w:szCs w:val="16"/>
          <w:lang w:val="ru-RU"/>
          <w:rPrChange w:id="303" w:author="Bollard Practice1" w:date="2024-11-07T12:52:00Z">
            <w:rPr>
              <w:rFonts w:ascii="Arial" w:hAnsi="Arial" w:cs="Arial"/>
              <w:noProof/>
              <w:sz w:val="16"/>
              <w:szCs w:val="16"/>
              <w:lang w:val="en-US"/>
            </w:rPr>
          </w:rPrChange>
        </w:rPr>
        <w:t xml:space="preserve">                                             </w:t>
      </w:r>
    </w:p>
    <w:p w:rsidR="00F54551" w:rsidRPr="00421841" w:rsidRDefault="00F54551" w:rsidP="0074235F">
      <w:pPr>
        <w:rPr>
          <w:rFonts w:ascii="Arial" w:hAnsi="Arial" w:cs="Arial"/>
          <w:noProof/>
          <w:sz w:val="16"/>
          <w:szCs w:val="16"/>
          <w:lang w:val="ru-RU"/>
          <w:rPrChange w:id="304" w:author="Bollard Practice1" w:date="2024-11-07T12:52:00Z">
            <w:rPr>
              <w:rFonts w:ascii="Arial" w:hAnsi="Arial" w:cs="Arial"/>
              <w:noProof/>
              <w:sz w:val="16"/>
              <w:szCs w:val="16"/>
              <w:lang w:val="en-US"/>
            </w:rPr>
          </w:rPrChange>
        </w:rPr>
        <w:pPrChange w:id="305" w:author="Vladislav Dolzhikov" w:date="2025-01-10T12:15:00Z">
          <w:pPr/>
        </w:pPrChange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306" w:author="Bollard Practice1" w:date="2024-11-07T12:53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3048"/>
        <w:gridCol w:w="4989"/>
        <w:gridCol w:w="1710"/>
        <w:tblGridChange w:id="307">
          <w:tblGrid>
            <w:gridCol w:w="3048"/>
            <w:gridCol w:w="4989"/>
            <w:gridCol w:w="1710"/>
          </w:tblGrid>
        </w:tblGridChange>
      </w:tblGrid>
      <w:tr w:rsidR="00F54551" w:rsidRPr="00F54551" w:rsidTr="00421841">
        <w:tc>
          <w:tcPr>
            <w:tcW w:w="3210" w:type="dxa"/>
            <w:shd w:val="clear" w:color="auto" w:fill="008E85"/>
            <w:tcPrChange w:id="308" w:author="Bollard Practice1" w:date="2024-11-07T12:53:00Z">
              <w:tcPr>
                <w:tcW w:w="3210" w:type="dxa"/>
                <w:shd w:val="clear" w:color="auto" w:fill="0000FF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jc w:val="both"/>
              <w:rPr>
                <w:rFonts w:ascii="Arial" w:hAnsi="Arial" w:cs="Arial"/>
                <w:b/>
                <w:noProof/>
                <w:color w:val="FFFFFF"/>
                <w:lang w:val="ru-RU"/>
                <w:rPrChange w:id="309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lang w:val="en-US"/>
                  </w:rPr>
                </w:rPrChange>
              </w:rPr>
              <w:pPrChange w:id="31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/>
                  <w:jc w:val="both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SHEQ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311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DEPARTMENT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312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="008C0E57"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313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314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>/ Отдел ОТОСБ и КК</w:t>
            </w:r>
          </w:p>
        </w:tc>
        <w:tc>
          <w:tcPr>
            <w:tcW w:w="5437" w:type="dxa"/>
            <w:shd w:val="clear" w:color="auto" w:fill="008E85"/>
            <w:tcPrChange w:id="315" w:author="Bollard Practice1" w:date="2024-11-07T12:53:00Z">
              <w:tcPr>
                <w:tcW w:w="5437" w:type="dxa"/>
                <w:shd w:val="clear" w:color="auto" w:fill="0000FF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jc w:val="both"/>
              <w:rPr>
                <w:rFonts w:ascii="Arial" w:hAnsi="Arial" w:cs="Arial"/>
                <w:b/>
                <w:noProof/>
                <w:color w:val="FFFFFF"/>
                <w:lang w:val="ru-RU"/>
                <w:rPrChange w:id="316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lang w:val="en-US"/>
                  </w:rPr>
                </w:rPrChange>
              </w:rPr>
              <w:pPrChange w:id="31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  <w:jc w:val="both"/>
                </w:pPr>
              </w:pPrChange>
            </w:pPr>
          </w:p>
        </w:tc>
        <w:tc>
          <w:tcPr>
            <w:tcW w:w="992" w:type="dxa"/>
            <w:shd w:val="clear" w:color="auto" w:fill="008E85"/>
            <w:tcPrChange w:id="318" w:author="Bollard Practice1" w:date="2024-11-07T12:53:00Z">
              <w:tcPr>
                <w:tcW w:w="992" w:type="dxa"/>
                <w:shd w:val="clear" w:color="auto" w:fill="0000FF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31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DONE / ВЫПОЛНЕНО</w:t>
            </w:r>
          </w:p>
        </w:tc>
      </w:tr>
      <w:tr w:rsidR="00F54551" w:rsidRPr="0074235F" w:rsidTr="00EB5430">
        <w:trPr>
          <w:trHeight w:val="397"/>
        </w:trPr>
        <w:tc>
          <w:tcPr>
            <w:tcW w:w="3210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32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SLIMS / Система SLIMS</w:t>
            </w:r>
          </w:p>
        </w:tc>
        <w:tc>
          <w:tcPr>
            <w:tcW w:w="5437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21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2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Induction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2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of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2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SLIMS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25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Вводный инструктаж по системе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SLIMS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2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2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10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32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PPE  / СИЗ</w:t>
            </w:r>
          </w:p>
        </w:tc>
        <w:tc>
          <w:tcPr>
            <w:tcW w:w="5437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32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33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10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331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3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Management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3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Of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3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Change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35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Управление изменениями</w:t>
            </w:r>
          </w:p>
        </w:tc>
        <w:tc>
          <w:tcPr>
            <w:tcW w:w="5437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36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3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38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3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10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340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4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Personnel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4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SHEQ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4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Expectations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4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Ожидания от персонала ОТОСБ и КК</w:t>
            </w:r>
          </w:p>
        </w:tc>
        <w:tc>
          <w:tcPr>
            <w:tcW w:w="5437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45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4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47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4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Pr="00421841" w:rsidRDefault="00F54551" w:rsidP="0074235F">
      <w:pPr>
        <w:rPr>
          <w:noProof/>
          <w:lang w:val="ru-RU"/>
          <w:rPrChange w:id="349" w:author="Bollard Practice1" w:date="2024-11-07T12:52:00Z">
            <w:rPr>
              <w:noProof/>
              <w:lang w:val="en-US"/>
            </w:rPr>
          </w:rPrChange>
        </w:rPr>
        <w:pPrChange w:id="350" w:author="Vladislav Dolzhikov" w:date="2025-01-10T12:15:00Z">
          <w:pPr/>
        </w:pPrChange>
      </w:pPr>
    </w:p>
    <w:p w:rsidR="00F54551" w:rsidRPr="00421841" w:rsidRDefault="0074235F" w:rsidP="0074235F">
      <w:pPr>
        <w:rPr>
          <w:noProof/>
          <w:lang w:val="ru-RU"/>
          <w:rPrChange w:id="351" w:author="Bollard Practice1" w:date="2024-11-07T12:52:00Z">
            <w:rPr>
              <w:noProof/>
              <w:lang w:val="en-US"/>
            </w:rPr>
          </w:rPrChange>
        </w:rPr>
        <w:pPrChange w:id="352" w:author="Vladislav Dolzhikov" w:date="2025-01-10T12:15:00Z">
          <w:pPr/>
        </w:pPrChange>
      </w:pPr>
      <w:ins w:id="353" w:author="Vladislav Dolzhikov" w:date="2025-01-10T12:18:00Z">
        <w:r>
          <w:rPr>
            <w:noProof/>
            <w:lang w:val="ru-RU"/>
          </w:rPr>
          <w:br w:type="page"/>
        </w:r>
      </w:ins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354" w:author="Bollard Practice1" w:date="2024-11-07T12:53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3057"/>
        <w:gridCol w:w="4980"/>
        <w:gridCol w:w="1710"/>
        <w:tblGridChange w:id="355">
          <w:tblGrid>
            <w:gridCol w:w="3057"/>
            <w:gridCol w:w="4980"/>
            <w:gridCol w:w="1710"/>
          </w:tblGrid>
        </w:tblGridChange>
      </w:tblGrid>
      <w:tr w:rsidR="00F54551" w:rsidRPr="00F54551" w:rsidTr="00421841">
        <w:tc>
          <w:tcPr>
            <w:tcW w:w="3211" w:type="dxa"/>
            <w:shd w:val="clear" w:color="auto" w:fill="008E85"/>
            <w:vAlign w:val="center"/>
            <w:tcPrChange w:id="356" w:author="Bollard Practice1" w:date="2024-11-07T12:53:00Z">
              <w:tcPr>
                <w:tcW w:w="3211" w:type="dxa"/>
                <w:shd w:val="clear" w:color="auto" w:fill="0000FF"/>
                <w:vAlign w:val="center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b/>
                <w:noProof/>
                <w:color w:val="FFFFFF"/>
                <w:lang w:val="ru-RU"/>
                <w:rPrChange w:id="357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lang w:val="en-US"/>
                  </w:rPr>
                </w:rPrChange>
              </w:rPr>
              <w:pPrChange w:id="35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TRAVEL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359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DEPARTMENT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360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/ ОТДЕЛ ОРГАНИЗАЦИИ ПОЕЗДОК</w:t>
            </w:r>
          </w:p>
        </w:tc>
        <w:tc>
          <w:tcPr>
            <w:tcW w:w="5436" w:type="dxa"/>
            <w:shd w:val="clear" w:color="auto" w:fill="008E85"/>
            <w:vAlign w:val="center"/>
            <w:tcPrChange w:id="361" w:author="Bollard Practice1" w:date="2024-11-07T12:53:00Z">
              <w:tcPr>
                <w:tcW w:w="5436" w:type="dxa"/>
                <w:shd w:val="clear" w:color="auto" w:fill="0000FF"/>
                <w:vAlign w:val="center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ru-RU"/>
                <w:rPrChange w:id="362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lang w:val="en-US"/>
                  </w:rPr>
                </w:rPrChange>
              </w:rPr>
              <w:pPrChange w:id="36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</w:p>
        </w:tc>
        <w:tc>
          <w:tcPr>
            <w:tcW w:w="992" w:type="dxa"/>
            <w:shd w:val="clear" w:color="auto" w:fill="008E85"/>
            <w:vAlign w:val="center"/>
            <w:tcPrChange w:id="364" w:author="Bollard Practice1" w:date="2024-11-07T12:53:00Z">
              <w:tcPr>
                <w:tcW w:w="992" w:type="dxa"/>
                <w:shd w:val="clear" w:color="auto" w:fill="0000FF"/>
                <w:vAlign w:val="center"/>
              </w:tcPr>
            </w:tcPrChange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b/>
                <w:noProof/>
                <w:color w:val="FFFFFF"/>
                <w:lang w:val="en-US"/>
              </w:rPr>
              <w:pPrChange w:id="36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DONE / ВЫПОЛНЕНО</w:t>
            </w:r>
          </w:p>
        </w:tc>
      </w:tr>
      <w:tr w:rsidR="00F54551" w:rsidRPr="00F54551" w:rsidTr="00EB5430">
        <w:trPr>
          <w:trHeight w:val="397"/>
        </w:trPr>
        <w:tc>
          <w:tcPr>
            <w:tcW w:w="321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36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Arranging Travel / Организация поездок</w:t>
            </w:r>
          </w:p>
        </w:tc>
        <w:tc>
          <w:tcPr>
            <w:tcW w:w="543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367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General information/ procedure / Общие сведения/ процедура</w:t>
            </w: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36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11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369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7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Copy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7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travel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72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documents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7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 / Копии проездных документов </w:t>
            </w:r>
          </w:p>
        </w:tc>
        <w:tc>
          <w:tcPr>
            <w:tcW w:w="543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7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7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Passport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76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Seaman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7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>’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7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booklet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7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/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Yellow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80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Fever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81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Паспорт / послужная книжка моряка/ справка о прививке от желтой лихорадки</w:t>
            </w: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82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8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11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384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8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Travel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86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Health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8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Охрана здоровья в связи с поездками</w:t>
            </w:r>
          </w:p>
        </w:tc>
        <w:tc>
          <w:tcPr>
            <w:tcW w:w="543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88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8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390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9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1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39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lastRenderedPageBreak/>
              <w:t>Visa / Получение виз</w:t>
            </w:r>
          </w:p>
        </w:tc>
        <w:tc>
          <w:tcPr>
            <w:tcW w:w="543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39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General information concerning visa application / Основная информация по оформлению виз</w:t>
            </w: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39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74235F" w:rsidTr="00EB5430">
        <w:trPr>
          <w:trHeight w:val="397"/>
        </w:trPr>
        <w:tc>
          <w:tcPr>
            <w:tcW w:w="3211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395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39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Application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97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2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vertAlign w:val="superscript"/>
                <w:lang w:val="en-US"/>
              </w:rPr>
              <w:t>nd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98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passport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399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Заявление на получение 2-го паспорта  </w:t>
            </w:r>
          </w:p>
        </w:tc>
        <w:tc>
          <w:tcPr>
            <w:tcW w:w="5436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400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40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402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40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3211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40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Travel security / Безопасность поездок</w:t>
            </w:r>
          </w:p>
        </w:tc>
        <w:tc>
          <w:tcPr>
            <w:tcW w:w="5436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405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  <w:tc>
          <w:tcPr>
            <w:tcW w:w="99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406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Pr="00F54551" w:rsidRDefault="00F54551" w:rsidP="0074235F">
      <w:pPr>
        <w:rPr>
          <w:noProof/>
          <w:lang w:val="en-US"/>
        </w:rPr>
        <w:pPrChange w:id="407" w:author="Vladislav Dolzhikov" w:date="2025-01-10T12:15:00Z">
          <w:pPr/>
        </w:pPrChange>
      </w:pPr>
    </w:p>
    <w:p w:rsidR="00F54551" w:rsidRPr="00F54551" w:rsidRDefault="00F54551" w:rsidP="0074235F">
      <w:pPr>
        <w:rPr>
          <w:noProof/>
          <w:lang w:val="en-US"/>
        </w:rPr>
        <w:pPrChange w:id="408" w:author="Vladislav Dolzhikov" w:date="2025-01-10T12:15:00Z">
          <w:pPr/>
        </w:pPrChange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409" w:author="Bollard Practice1" w:date="2024-11-07T12:53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2552"/>
        <w:gridCol w:w="7087"/>
        <w:tblGridChange w:id="410">
          <w:tblGrid>
            <w:gridCol w:w="2552"/>
            <w:gridCol w:w="7087"/>
          </w:tblGrid>
        </w:tblGridChange>
      </w:tblGrid>
      <w:tr w:rsidR="00F54551" w:rsidRPr="0074235F" w:rsidTr="00421841">
        <w:tc>
          <w:tcPr>
            <w:tcW w:w="9639" w:type="dxa"/>
            <w:gridSpan w:val="2"/>
            <w:shd w:val="clear" w:color="auto" w:fill="008E85"/>
            <w:vAlign w:val="center"/>
            <w:tcPrChange w:id="411" w:author="Bollard Practice1" w:date="2024-11-07T12:53:00Z">
              <w:tcPr>
                <w:tcW w:w="9639" w:type="dxa"/>
                <w:gridSpan w:val="2"/>
                <w:shd w:val="clear" w:color="auto" w:fill="0000FF"/>
                <w:vAlign w:val="center"/>
              </w:tcPr>
            </w:tcPrChange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jc w:val="center"/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12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pPrChange w:id="41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before="240" w:line="216" w:lineRule="auto"/>
                  <w:jc w:val="center"/>
                </w:pPr>
              </w:pPrChange>
            </w:pP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TO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14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BE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15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FINALIZED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16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BY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17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HR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18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en-US"/>
              </w:rPr>
              <w:t>DEPARTMENT</w:t>
            </w:r>
            <w:r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19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/ </w:t>
            </w:r>
            <w:r w:rsidR="008C0E57" w:rsidRPr="00421841">
              <w:rPr>
                <w:rFonts w:ascii="Arial" w:hAnsi="Arial" w:cs="Arial"/>
                <w:b/>
                <w:noProof/>
                <w:color w:val="FFFFFF"/>
                <w:sz w:val="22"/>
                <w:szCs w:val="22"/>
                <w:lang w:val="ru-RU"/>
                <w:rPrChange w:id="420" w:author="Bollard Practice1" w:date="2024-11-07T12:52:00Z">
                  <w:rPr>
                    <w:rFonts w:ascii="Arial" w:hAnsi="Arial" w:cs="Arial"/>
                    <w:b/>
                    <w:noProof/>
                    <w:color w:val="FFFFFF"/>
                    <w:sz w:val="22"/>
                    <w:szCs w:val="22"/>
                    <w:lang w:val="en-US"/>
                  </w:rPr>
                </w:rPrChange>
              </w:rPr>
              <w:t xml:space="preserve">                                                                            ПОДЛЕЖИТ ДОРАБОТКЕ ОТДЕЛОМ ПО РАБОТЕ С ПЕРСОНАЛОМ</w:t>
            </w:r>
          </w:p>
        </w:tc>
      </w:tr>
      <w:tr w:rsidR="00F54551" w:rsidRPr="0074235F" w:rsidTr="00EB5430">
        <w:trPr>
          <w:trHeight w:val="397"/>
        </w:trPr>
        <w:tc>
          <w:tcPr>
            <w:tcW w:w="2552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ru-RU"/>
                <w:rPrChange w:id="421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42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Additional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423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remark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424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,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if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425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</w:t>
            </w: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any</w:t>
            </w:r>
            <w:r w:rsidRPr="00421841">
              <w:rPr>
                <w:rFonts w:ascii="Arial" w:hAnsi="Arial" w:cs="Arial"/>
                <w:noProof/>
                <w:sz w:val="22"/>
                <w:szCs w:val="22"/>
                <w:lang w:val="ru-RU"/>
                <w:rPrChange w:id="426" w:author="Bollard Practice1" w:date="2024-11-07T12:52:00Z">
                  <w:rPr>
                    <w:rFonts w:ascii="Arial" w:hAnsi="Arial" w:cs="Arial"/>
                    <w:noProof/>
                    <w:sz w:val="22"/>
                    <w:szCs w:val="22"/>
                    <w:lang w:val="en-US"/>
                  </w:rPr>
                </w:rPrChange>
              </w:rPr>
              <w:t xml:space="preserve"> / Дополнительные замечания, если таковые имеются</w:t>
            </w:r>
          </w:p>
        </w:tc>
        <w:tc>
          <w:tcPr>
            <w:tcW w:w="7087" w:type="dxa"/>
            <w:vAlign w:val="center"/>
          </w:tcPr>
          <w:p w:rsidR="00F54551" w:rsidRPr="0042184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ru-RU"/>
                <w:rPrChange w:id="427" w:author="Bollard Practice1" w:date="2024-11-07T12:52:00Z">
                  <w:rPr>
                    <w:rFonts w:ascii="Arial" w:hAnsi="Arial" w:cs="Arial"/>
                    <w:noProof/>
                    <w:lang w:val="en-US"/>
                  </w:rPr>
                </w:rPrChange>
              </w:rPr>
              <w:pPrChange w:id="428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255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rPr>
                <w:rFonts w:ascii="Arial" w:hAnsi="Arial" w:cs="Arial"/>
                <w:noProof/>
                <w:lang w:val="en-US"/>
              </w:rPr>
              <w:pPrChange w:id="429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 xml:space="preserve">Completed by / Заполнил </w:t>
            </w:r>
          </w:p>
        </w:tc>
        <w:tc>
          <w:tcPr>
            <w:tcW w:w="7087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430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255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431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Signature / Подпись</w:t>
            </w:r>
          </w:p>
        </w:tc>
        <w:tc>
          <w:tcPr>
            <w:tcW w:w="7087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432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  <w:tr w:rsidR="00F54551" w:rsidRPr="00F54551" w:rsidTr="00EB5430">
        <w:trPr>
          <w:trHeight w:val="397"/>
        </w:trPr>
        <w:tc>
          <w:tcPr>
            <w:tcW w:w="2552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433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  <w:r w:rsidRPr="00F54551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Date / Дата</w:t>
            </w:r>
          </w:p>
        </w:tc>
        <w:tc>
          <w:tcPr>
            <w:tcW w:w="7087" w:type="dxa"/>
            <w:vAlign w:val="center"/>
          </w:tcPr>
          <w:p w:rsidR="00F54551" w:rsidRPr="00F54551" w:rsidRDefault="00F54551" w:rsidP="0074235F">
            <w:pPr>
              <w:tabs>
                <w:tab w:val="left" w:pos="-720"/>
                <w:tab w:val="left" w:pos="0"/>
                <w:tab w:val="left" w:pos="720"/>
                <w:tab w:val="left" w:pos="1152"/>
                <w:tab w:val="left" w:pos="1728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16" w:lineRule="auto"/>
              <w:rPr>
                <w:rFonts w:ascii="Arial" w:hAnsi="Arial" w:cs="Arial"/>
                <w:noProof/>
                <w:lang w:val="en-US"/>
              </w:rPr>
              <w:pPrChange w:id="434" w:author="Vladislav Dolzhikov" w:date="2025-01-10T12:15:00Z">
                <w:pPr>
                  <w:tabs>
                    <w:tab w:val="left" w:pos="-720"/>
                    <w:tab w:val="left" w:pos="0"/>
                    <w:tab w:val="left" w:pos="720"/>
                    <w:tab w:val="left" w:pos="1152"/>
                    <w:tab w:val="left" w:pos="1728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suppressAutoHyphens/>
                  <w:spacing w:line="216" w:lineRule="auto"/>
                </w:pPr>
              </w:pPrChange>
            </w:pPr>
          </w:p>
        </w:tc>
      </w:tr>
    </w:tbl>
    <w:p w:rsidR="00F54551" w:rsidRPr="00F54551" w:rsidRDefault="00F54551" w:rsidP="0074235F">
      <w:pPr>
        <w:rPr>
          <w:noProof/>
          <w:lang w:val="en-US"/>
        </w:rPr>
        <w:pPrChange w:id="435" w:author="Vladislav Dolzhikov" w:date="2025-01-10T12:15:00Z">
          <w:pPr/>
        </w:pPrChange>
      </w:pPr>
      <w:bookmarkStart w:id="436" w:name="_GoBack"/>
      <w:bookmarkEnd w:id="436"/>
    </w:p>
    <w:sectPr w:rsidR="00F54551" w:rsidRPr="00F54551" w:rsidSect="00E86F38">
      <w:headerReference w:type="default" r:id="rId7"/>
      <w:footerReference w:type="default" r:id="rId8"/>
      <w:pgSz w:w="11907" w:h="16840" w:code="9"/>
      <w:pgMar w:top="1701" w:right="1134" w:bottom="1134" w:left="1134" w:header="56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17B1" w:rsidRPr="00F54551" w:rsidRDefault="006E17B1" w:rsidP="009A00F9">
      <w:pPr>
        <w:rPr>
          <w:noProof/>
          <w:lang w:val="en-US"/>
        </w:rPr>
      </w:pPr>
      <w:r w:rsidRPr="00F54551">
        <w:rPr>
          <w:noProof/>
          <w:lang w:val="en-US"/>
        </w:rPr>
        <w:separator/>
      </w:r>
    </w:p>
  </w:endnote>
  <w:endnote w:type="continuationSeparator" w:id="0">
    <w:p w:rsidR="006E17B1" w:rsidRPr="00F54551" w:rsidRDefault="006E17B1" w:rsidP="009A00F9">
      <w:pPr>
        <w:rPr>
          <w:noProof/>
          <w:lang w:val="en-US"/>
        </w:rPr>
      </w:pPr>
      <w:r w:rsidRPr="00F54551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22" w:type="dxa"/>
      <w:jc w:val="center"/>
      <w:tblLook w:val="01E0" w:firstRow="1" w:lastRow="1" w:firstColumn="1" w:lastColumn="1" w:noHBand="0" w:noVBand="0"/>
    </w:tblPr>
    <w:tblGrid>
      <w:gridCol w:w="1560"/>
      <w:gridCol w:w="5994"/>
      <w:gridCol w:w="1868"/>
    </w:tblGrid>
    <w:tr w:rsidR="002629F7" w:rsidRPr="00F54551" w:rsidDel="0074235F" w:rsidTr="000A56D0">
      <w:trPr>
        <w:trHeight w:val="146"/>
        <w:jc w:val="center"/>
        <w:del w:id="448" w:author="Vladislav Dolzhikov" w:date="2025-01-10T12:18:00Z"/>
      </w:trPr>
      <w:tc>
        <w:tcPr>
          <w:tcW w:w="1560" w:type="dxa"/>
          <w:vAlign w:val="center"/>
        </w:tcPr>
        <w:p w:rsidR="002629F7" w:rsidRPr="00F54551" w:rsidDel="0074235F" w:rsidRDefault="002629F7" w:rsidP="00291707">
          <w:pPr>
            <w:jc w:val="both"/>
            <w:rPr>
              <w:del w:id="449" w:author="Vladislav Dolzhikov" w:date="2025-01-10T12:18:00Z"/>
              <w:rFonts w:ascii="Arial" w:hAnsi="Arial" w:cs="Arial"/>
              <w:noProof/>
              <w:sz w:val="12"/>
              <w:szCs w:val="12"/>
              <w:lang w:val="en-US"/>
            </w:rPr>
          </w:pPr>
          <w:del w:id="450" w:author="Vladislav Dolzhikov" w:date="2025-01-10T12:18:00Z"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delText xml:space="preserve">HR Director </w:delText>
            </w:r>
          </w:del>
        </w:p>
      </w:tc>
      <w:tc>
        <w:tcPr>
          <w:tcW w:w="5994" w:type="dxa"/>
        </w:tcPr>
        <w:p w:rsidR="002629F7" w:rsidRPr="00F54551" w:rsidDel="0074235F" w:rsidRDefault="002629F7" w:rsidP="00291707">
          <w:pPr>
            <w:jc w:val="both"/>
            <w:rPr>
              <w:del w:id="451" w:author="Vladislav Dolzhikov" w:date="2025-01-10T12:18:00Z"/>
              <w:rFonts w:ascii="Arial" w:hAnsi="Arial" w:cs="Arial"/>
              <w:noProof/>
              <w:sz w:val="12"/>
              <w:szCs w:val="12"/>
              <w:lang w:val="en-US"/>
            </w:rPr>
          </w:pPr>
          <w:del w:id="452" w:author="Vladislav Dolzhikov" w:date="2025-01-10T12:18:00Z"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delText>5/1/2016</w:delText>
            </w:r>
          </w:del>
        </w:p>
      </w:tc>
      <w:tc>
        <w:tcPr>
          <w:tcW w:w="1868" w:type="dxa"/>
          <w:vAlign w:val="center"/>
        </w:tcPr>
        <w:p w:rsidR="002629F7" w:rsidRPr="00F54551" w:rsidDel="0074235F" w:rsidRDefault="002F7E80" w:rsidP="00DE1BBE">
          <w:pPr>
            <w:jc w:val="right"/>
            <w:rPr>
              <w:del w:id="453" w:author="Vladislav Dolzhikov" w:date="2025-01-10T12:18:00Z"/>
              <w:rFonts w:ascii="Arial" w:hAnsi="Arial" w:cs="Arial"/>
              <w:noProof/>
              <w:sz w:val="12"/>
              <w:szCs w:val="12"/>
              <w:lang w:val="en-US"/>
            </w:rPr>
          </w:pPr>
          <w:del w:id="454" w:author="Vladislav Dolzhikov" w:date="2025-01-10T12:18:00Z"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fldChar w:fldCharType="begin"/>
            </w:r>
            <w:r w:rsidR="002629F7"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delInstrText xml:space="preserve"> PAGE </w:delInstrText>
            </w:r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fldChar w:fldCharType="separate"/>
            </w:r>
            <w:r w:rsidR="008C0E57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delText>3</w:delText>
            </w:r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fldChar w:fldCharType="end"/>
            </w:r>
            <w:r w:rsidR="002629F7"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delText xml:space="preserve"> / </w:delText>
            </w:r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fldChar w:fldCharType="begin"/>
            </w:r>
            <w:r w:rsidR="002629F7"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delInstrText xml:space="preserve"> NUMPAGES </w:delInstrText>
            </w:r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fldChar w:fldCharType="separate"/>
            </w:r>
            <w:r w:rsidR="008C0E57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delText>4</w:delText>
            </w:r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fldChar w:fldCharType="end"/>
            </w:r>
          </w:del>
        </w:p>
      </w:tc>
    </w:tr>
    <w:tr w:rsidR="002629F7" w:rsidRPr="00F54551" w:rsidDel="0074235F" w:rsidTr="000A56D0">
      <w:trPr>
        <w:trHeight w:val="146"/>
        <w:jc w:val="center"/>
        <w:del w:id="455" w:author="Vladislav Dolzhikov" w:date="2025-01-10T12:18:00Z"/>
      </w:trPr>
      <w:tc>
        <w:tcPr>
          <w:tcW w:w="7554" w:type="dxa"/>
          <w:gridSpan w:val="2"/>
          <w:vAlign w:val="center"/>
        </w:tcPr>
        <w:p w:rsidR="002629F7" w:rsidRPr="00F54551" w:rsidDel="0074235F" w:rsidRDefault="002629F7" w:rsidP="00DE1BBE">
          <w:pPr>
            <w:jc w:val="both"/>
            <w:rPr>
              <w:del w:id="456" w:author="Vladislav Dolzhikov" w:date="2025-01-10T12:18:00Z"/>
              <w:rFonts w:ascii="Arial" w:hAnsi="Arial" w:cs="Arial"/>
              <w:noProof/>
              <w:sz w:val="12"/>
              <w:szCs w:val="12"/>
              <w:lang w:val="en-US"/>
            </w:rPr>
          </w:pPr>
          <w:del w:id="457" w:author="Vladislav Dolzhikov" w:date="2025-01-10T12:18:00Z">
            <w:r w:rsidRPr="00F54551" w:rsidDel="0074235F">
              <w:rPr>
                <w:rFonts w:ascii="Arial" w:hAnsi="Arial" w:cs="Arial"/>
                <w:noProof/>
                <w:sz w:val="12"/>
                <w:szCs w:val="12"/>
                <w:lang w:val="en-US"/>
              </w:rPr>
              <w:delText>2.2 DOC. UNCONTROLLED WHEN PRINTED / 2.2 DOC. UNCONTROLLED WHEN PRINTED</w:delText>
            </w:r>
          </w:del>
        </w:p>
      </w:tc>
      <w:tc>
        <w:tcPr>
          <w:tcW w:w="1868" w:type="dxa"/>
          <w:vAlign w:val="center"/>
        </w:tcPr>
        <w:p w:rsidR="002629F7" w:rsidRPr="00F54551" w:rsidDel="0074235F" w:rsidRDefault="002629F7" w:rsidP="00DE1BBE">
          <w:pPr>
            <w:jc w:val="both"/>
            <w:rPr>
              <w:del w:id="458" w:author="Vladislav Dolzhikov" w:date="2025-01-10T12:18:00Z"/>
              <w:rFonts w:ascii="Arial" w:hAnsi="Arial" w:cs="Arial"/>
              <w:noProof/>
              <w:sz w:val="12"/>
              <w:szCs w:val="12"/>
              <w:lang w:val="en-US"/>
            </w:rPr>
          </w:pPr>
        </w:p>
      </w:tc>
    </w:tr>
  </w:tbl>
  <w:p w:rsidR="0074235F" w:rsidRPr="0074235F" w:rsidRDefault="0074235F" w:rsidP="0074235F">
    <w:pPr>
      <w:tabs>
        <w:tab w:val="center" w:pos="4680"/>
        <w:tab w:val="left" w:pos="7860"/>
        <w:tab w:val="right" w:pos="9360"/>
        <w:tab w:val="right" w:pos="9639"/>
      </w:tabs>
      <w:rPr>
        <w:ins w:id="459" w:author="Vladislav Dolzhikov" w:date="2025-01-10T12:18:00Z"/>
        <w:rFonts w:ascii="Arial" w:hAnsi="Arial" w:cs="Arial"/>
        <w:szCs w:val="20"/>
        <w:lang w:val="ru"/>
      </w:rPr>
    </w:pPr>
    <w:ins w:id="460" w:author="Vladislav Dolzhikov" w:date="2025-01-10T12:18:00Z">
      <w:r w:rsidRPr="0074235F">
        <w:rPr>
          <w:rFonts w:ascii="Arial" w:hAnsi="Arial" w:cs="Arial"/>
          <w:szCs w:val="20"/>
          <w:lang w:val="ru"/>
        </w:rPr>
        <w:tab/>
      </w:r>
      <w:r w:rsidRPr="0074235F">
        <w:rPr>
          <w:rFonts w:ascii="Arial" w:hAnsi="Arial" w:cs="Arial"/>
          <w:szCs w:val="20"/>
          <w:lang w:val="ru"/>
        </w:rPr>
        <w:tab/>
      </w:r>
      <w:r w:rsidRPr="0074235F">
        <w:rPr>
          <w:rFonts w:ascii="Arial" w:hAnsi="Arial" w:cs="Arial"/>
          <w:szCs w:val="20"/>
          <w:lang w:val="ru"/>
        </w:rPr>
        <w:tab/>
      </w:r>
      <w:r w:rsidRPr="0074235F">
        <w:rPr>
          <w:rFonts w:ascii="Arial" w:hAnsi="Arial" w:cs="Arial"/>
          <w:szCs w:val="20"/>
          <w:lang w:val="ru"/>
        </w:rPr>
        <w:tab/>
      </w:r>
      <w:r w:rsidRPr="0074235F">
        <w:rPr>
          <w:rFonts w:ascii="Arial" w:hAnsi="Arial" w:cs="Arial"/>
          <w:szCs w:val="20"/>
          <w:lang w:val="ru"/>
        </w:rPr>
        <w:fldChar w:fldCharType="begin"/>
      </w:r>
      <w:r w:rsidRPr="0074235F">
        <w:rPr>
          <w:rFonts w:ascii="Arial" w:hAnsi="Arial" w:cs="Arial"/>
          <w:szCs w:val="20"/>
          <w:lang w:val="ru"/>
        </w:rPr>
        <w:instrText xml:space="preserve"> PAGE </w:instrText>
      </w:r>
      <w:r w:rsidRPr="0074235F">
        <w:rPr>
          <w:rFonts w:ascii="Arial" w:hAnsi="Arial" w:cs="Arial"/>
          <w:szCs w:val="20"/>
          <w:lang w:val="ru"/>
        </w:rPr>
        <w:fldChar w:fldCharType="separate"/>
      </w:r>
      <w:r w:rsidRPr="0074235F">
        <w:rPr>
          <w:rFonts w:ascii="Arial" w:hAnsi="Arial" w:cs="Arial"/>
          <w:lang w:val="ru"/>
        </w:rPr>
        <w:t>4</w:t>
      </w:r>
      <w:r w:rsidRPr="0074235F">
        <w:rPr>
          <w:rFonts w:ascii="Arial" w:hAnsi="Arial" w:cs="Arial"/>
          <w:szCs w:val="20"/>
          <w:lang w:val="ru"/>
        </w:rPr>
        <w:fldChar w:fldCharType="end"/>
      </w:r>
      <w:r w:rsidRPr="0074235F">
        <w:rPr>
          <w:rFonts w:ascii="Arial" w:hAnsi="Arial" w:cs="Arial"/>
          <w:szCs w:val="20"/>
          <w:lang w:val="ru"/>
        </w:rPr>
        <w:t xml:space="preserve"> / </w:t>
      </w:r>
      <w:r w:rsidRPr="0074235F">
        <w:rPr>
          <w:rFonts w:ascii="Arial" w:hAnsi="Arial" w:cs="Arial"/>
          <w:szCs w:val="20"/>
          <w:lang w:val="ru"/>
        </w:rPr>
        <w:fldChar w:fldCharType="begin"/>
      </w:r>
      <w:r w:rsidRPr="0074235F">
        <w:rPr>
          <w:rFonts w:ascii="Arial" w:hAnsi="Arial" w:cs="Arial"/>
          <w:szCs w:val="20"/>
          <w:lang w:val="ru"/>
        </w:rPr>
        <w:instrText xml:space="preserve"> NUMPAGES </w:instrText>
      </w:r>
      <w:r w:rsidRPr="0074235F">
        <w:rPr>
          <w:rFonts w:ascii="Arial" w:hAnsi="Arial" w:cs="Arial"/>
          <w:szCs w:val="20"/>
          <w:lang w:val="ru"/>
        </w:rPr>
        <w:fldChar w:fldCharType="separate"/>
      </w:r>
      <w:r w:rsidRPr="0074235F">
        <w:rPr>
          <w:rFonts w:ascii="Arial" w:hAnsi="Arial" w:cs="Arial"/>
          <w:lang w:val="ru"/>
        </w:rPr>
        <w:t>4</w:t>
      </w:r>
      <w:r w:rsidRPr="0074235F">
        <w:rPr>
          <w:rFonts w:ascii="Arial" w:hAnsi="Arial" w:cs="Arial"/>
          <w:szCs w:val="20"/>
          <w:lang w:val="ru"/>
        </w:rPr>
        <w:fldChar w:fldCharType="end"/>
      </w:r>
    </w:ins>
  </w:p>
  <w:p w:rsidR="0074235F" w:rsidRPr="0074235F" w:rsidRDefault="0074235F" w:rsidP="0074235F">
    <w:pPr>
      <w:tabs>
        <w:tab w:val="center" w:pos="4680"/>
        <w:tab w:val="right" w:pos="9360"/>
      </w:tabs>
      <w:rPr>
        <w:ins w:id="461" w:author="Vladislav Dolzhikov" w:date="2025-01-10T12:18:00Z"/>
        <w:rFonts w:ascii="Arial" w:hAnsi="Arial" w:cs="Arial"/>
      </w:rPr>
    </w:pPr>
  </w:p>
  <w:p w:rsidR="0074235F" w:rsidRPr="0074235F" w:rsidRDefault="0074235F" w:rsidP="0074235F">
    <w:pPr>
      <w:tabs>
        <w:tab w:val="center" w:pos="4680"/>
        <w:tab w:val="right" w:pos="9360"/>
      </w:tabs>
      <w:rPr>
        <w:ins w:id="462" w:author="Vladislav Dolzhikov" w:date="2025-01-10T12:18:00Z"/>
        <w:rFonts w:ascii="Arial" w:hAnsi="Arial" w:cs="Arial"/>
        <w:noProof/>
        <w:lang w:val="en-US"/>
      </w:rPr>
    </w:pPr>
  </w:p>
  <w:p w:rsidR="002629F7" w:rsidRPr="00F54551" w:rsidRDefault="002629F7">
    <w:pPr>
      <w:pStyle w:val="a5"/>
      <w:rPr>
        <w:noProof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17B1" w:rsidRPr="00F54551" w:rsidRDefault="006E17B1" w:rsidP="009A00F9">
      <w:pPr>
        <w:rPr>
          <w:noProof/>
          <w:lang w:val="en-US"/>
        </w:rPr>
      </w:pPr>
      <w:r w:rsidRPr="00F54551">
        <w:rPr>
          <w:noProof/>
          <w:lang w:val="en-US"/>
        </w:rPr>
        <w:separator/>
      </w:r>
    </w:p>
  </w:footnote>
  <w:footnote w:type="continuationSeparator" w:id="0">
    <w:p w:rsidR="006E17B1" w:rsidRPr="00F54551" w:rsidRDefault="006E17B1" w:rsidP="009A00F9">
      <w:pPr>
        <w:rPr>
          <w:noProof/>
          <w:lang w:val="en-US"/>
        </w:rPr>
      </w:pPr>
      <w:r w:rsidRPr="00F54551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74235F" w:rsidRPr="00F54551" w:rsidTr="00171E11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74235F" w:rsidRPr="00F54551" w:rsidRDefault="0074235F" w:rsidP="00F82568">
          <w:pPr>
            <w:pStyle w:val="a3"/>
            <w:rPr>
              <w:rFonts w:ascii="Arial" w:hAnsi="Arial" w:cs="Arial"/>
              <w:noProof/>
              <w:lang w:val="en-US"/>
            </w:rPr>
          </w:pPr>
          <w:ins w:id="437" w:author="Bollard Practice1" w:date="2024-11-07T12:52:00Z"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4100" type="#_x0000_t75" alt="bollard" style="position:absolute;margin-left:9.75pt;margin-top:28.25pt;width:124.5pt;height:11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  <v:imagedata r:id="rId1" o:title="bollard"/>
                </v:shape>
              </w:pict>
            </w:r>
          </w:ins>
          <w:del w:id="438" w:author="Bollard Practice1" w:date="2024-11-07T12:52:00Z">
            <w:r>
              <w:rPr>
                <w:rFonts w:ascii="Arial" w:hAnsi="Arial" w:cs="Arial"/>
                <w:noProof/>
                <w:lang w:val="en-US" w:eastAsia="ru-RU"/>
              </w:rPr>
              <w:pict>
                <v:shape id="_x0000_i1027" type="#_x0000_t75" style="width:134pt;height:58.25pt;visibility:visible">
                  <v:imagedata r:id="rId2" o:title=""/>
                </v:shape>
              </w:pict>
            </w:r>
          </w:del>
        </w:p>
      </w:tc>
      <w:tc>
        <w:tcPr>
          <w:tcW w:w="4185" w:type="dxa"/>
          <w:vMerge w:val="restart"/>
          <w:tcBorders>
            <w:top w:val="single" w:sz="8" w:space="0" w:color="auto"/>
          </w:tcBorders>
          <w:noWrap/>
          <w:vAlign w:val="center"/>
        </w:tcPr>
        <w:p w:rsidR="0074235F" w:rsidRPr="00F54551" w:rsidRDefault="0074235F" w:rsidP="00F82568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 w:rsidRPr="00F5455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OFFICE STAFF / ПЕРСОНАЛ ОФИСА</w:t>
          </w:r>
        </w:p>
        <w:p w:rsidR="0074235F" w:rsidRPr="0074235F" w:rsidRDefault="0074235F" w:rsidP="00F82568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  <w:rPrChange w:id="439" w:author="Vladislav Dolzhikov" w:date="2025-01-10T12:16:00Z">
                <w:rPr>
                  <w:rFonts w:ascii="Arial" w:hAnsi="Arial" w:cs="Arial"/>
                  <w:b/>
                  <w:bCs/>
                  <w:noProof/>
                  <w:sz w:val="20"/>
                  <w:szCs w:val="20"/>
                  <w:lang w:val="en-US"/>
                </w:rPr>
              </w:rPrChange>
            </w:rPr>
          </w:pPr>
          <w:r w:rsidRPr="00F5455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FAMILIARISATION</w:t>
          </w:r>
          <w:r w:rsidRPr="0042184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  <w:rPrChange w:id="440" w:author="Bollard Practice1" w:date="2024-11-07T12:52:00Z">
                <w:rPr>
                  <w:rFonts w:ascii="Arial" w:hAnsi="Arial" w:cs="Arial"/>
                  <w:b/>
                  <w:bCs/>
                  <w:noProof/>
                  <w:sz w:val="20"/>
                  <w:szCs w:val="20"/>
                  <w:lang w:val="en-US"/>
                </w:rPr>
              </w:rPrChange>
            </w:rPr>
            <w:t xml:space="preserve"> </w:t>
          </w:r>
          <w:r w:rsidRPr="00F5455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CHECKLIST</w:t>
          </w:r>
          <w:r w:rsidRPr="0042184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  <w:rPrChange w:id="441" w:author="Bollard Practice1" w:date="2024-11-07T12:52:00Z">
                <w:rPr>
                  <w:rFonts w:ascii="Arial" w:hAnsi="Arial" w:cs="Arial"/>
                  <w:b/>
                  <w:bCs/>
                  <w:noProof/>
                  <w:sz w:val="20"/>
                  <w:szCs w:val="20"/>
                  <w:lang w:val="en-US"/>
                </w:rPr>
              </w:rPrChange>
            </w:rPr>
            <w:t xml:space="preserve"> / ПРОВЕРОЧНЫЙ ЛИСТ ОЗНАКОМЛЕНИЯ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74235F" w:rsidRPr="00F54551" w:rsidRDefault="0074235F" w:rsidP="00291707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ins w:id="442" w:author="Vladislav Dolzhikov" w:date="2024-12-13T15:06:00Z">
            <w:r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BL_</w:t>
            </w:r>
          </w:ins>
          <w:r w:rsidRPr="00F54551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FRM-OFF-02-2001-002</w:t>
          </w:r>
        </w:p>
      </w:tc>
    </w:tr>
    <w:tr w:rsidR="0074235F" w:rsidRPr="00F54551" w:rsidTr="00171E11">
      <w:trPr>
        <w:trHeight w:val="365"/>
      </w:trPr>
      <w:tc>
        <w:tcPr>
          <w:tcW w:w="2830" w:type="dxa"/>
          <w:vMerge/>
          <w:noWrap/>
          <w:vAlign w:val="bottom"/>
        </w:tcPr>
        <w:p w:rsidR="0074235F" w:rsidRPr="00F54551" w:rsidRDefault="0074235F" w:rsidP="00F82568">
          <w:pPr>
            <w:pStyle w:val="a3"/>
            <w:rPr>
              <w:b/>
              <w:bCs/>
              <w:noProof/>
              <w:lang w:val="en-US"/>
            </w:rPr>
          </w:pPr>
        </w:p>
      </w:tc>
      <w:tc>
        <w:tcPr>
          <w:tcW w:w="4185" w:type="dxa"/>
          <w:vMerge/>
          <w:noWrap/>
          <w:vAlign w:val="center"/>
        </w:tcPr>
        <w:p w:rsidR="0074235F" w:rsidRPr="00421841" w:rsidRDefault="0074235F" w:rsidP="00F82568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  <w:rPrChange w:id="443" w:author="Bollard Practice1" w:date="2024-11-07T12:52:00Z">
                <w:rPr>
                  <w:rFonts w:ascii="Arial" w:hAnsi="Arial" w:cs="Arial"/>
                  <w:b/>
                  <w:bCs/>
                  <w:noProof/>
                  <w:sz w:val="20"/>
                  <w:szCs w:val="20"/>
                  <w:lang w:val="en-US"/>
                </w:rPr>
              </w:rPrChange>
            </w:rPr>
          </w:pPr>
        </w:p>
      </w:tc>
      <w:tc>
        <w:tcPr>
          <w:tcW w:w="2624" w:type="dxa"/>
          <w:noWrap/>
          <w:vAlign w:val="center"/>
        </w:tcPr>
        <w:p w:rsidR="0074235F" w:rsidRPr="00F54551" w:rsidRDefault="0074235F" w:rsidP="00F82568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F54551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File 02 / Папка 02</w:t>
          </w:r>
        </w:p>
      </w:tc>
    </w:tr>
    <w:tr w:rsidR="0074235F" w:rsidRPr="0074235F" w:rsidTr="00171E11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74235F" w:rsidRPr="00F54551" w:rsidRDefault="0074235F" w:rsidP="00F82568">
          <w:pPr>
            <w:pStyle w:val="a3"/>
            <w:rPr>
              <w:noProof/>
              <w:lang w:val="en-US"/>
            </w:rPr>
          </w:pPr>
        </w:p>
      </w:tc>
      <w:tc>
        <w:tcPr>
          <w:tcW w:w="4185" w:type="dxa"/>
          <w:vMerge/>
          <w:tcBorders>
            <w:bottom w:val="single" w:sz="8" w:space="0" w:color="auto"/>
          </w:tcBorders>
          <w:noWrap/>
          <w:vAlign w:val="center"/>
        </w:tcPr>
        <w:p w:rsidR="0074235F" w:rsidRPr="00F54551" w:rsidRDefault="0074235F" w:rsidP="00F82568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74235F" w:rsidRPr="00421841" w:rsidRDefault="0074235F" w:rsidP="00F82568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  <w:rPrChange w:id="444" w:author="Bollard Practice1" w:date="2024-11-07T12:52:00Z">
                <w:rPr>
                  <w:rFonts w:ascii="Arial" w:hAnsi="Arial" w:cs="Arial"/>
                  <w:b/>
                  <w:noProof/>
                  <w:sz w:val="20"/>
                  <w:szCs w:val="20"/>
                  <w:lang w:val="en-US"/>
                </w:rPr>
              </w:rPrChange>
            </w:rPr>
          </w:pPr>
          <w:r w:rsidRPr="00F54551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Retention</w:t>
          </w:r>
          <w:r w:rsidRPr="00421841">
            <w:rPr>
              <w:rFonts w:ascii="Arial" w:hAnsi="Arial" w:cs="Arial"/>
              <w:b/>
              <w:noProof/>
              <w:sz w:val="20"/>
              <w:szCs w:val="20"/>
              <w:lang w:val="ru-RU"/>
              <w:rPrChange w:id="445" w:author="Bollard Practice1" w:date="2024-11-07T12:52:00Z">
                <w:rPr>
                  <w:rFonts w:ascii="Arial" w:hAnsi="Arial" w:cs="Arial"/>
                  <w:b/>
                  <w:noProof/>
                  <w:sz w:val="20"/>
                  <w:szCs w:val="20"/>
                  <w:lang w:val="en-US"/>
                </w:rPr>
              </w:rPrChange>
            </w:rPr>
            <w:t xml:space="preserve"> 3 </w:t>
          </w:r>
          <w:r w:rsidRPr="00F54551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Year</w:t>
          </w:r>
          <w:r w:rsidRPr="00421841">
            <w:rPr>
              <w:rFonts w:ascii="Arial" w:hAnsi="Arial" w:cs="Arial"/>
              <w:b/>
              <w:noProof/>
              <w:sz w:val="20"/>
              <w:szCs w:val="20"/>
              <w:lang w:val="ru-RU"/>
              <w:rPrChange w:id="446" w:author="Bollard Practice1" w:date="2024-11-07T12:52:00Z">
                <w:rPr>
                  <w:rFonts w:ascii="Arial" w:hAnsi="Arial" w:cs="Arial"/>
                  <w:b/>
                  <w:noProof/>
                  <w:sz w:val="20"/>
                  <w:szCs w:val="20"/>
                  <w:lang w:val="en-US"/>
                </w:rPr>
              </w:rPrChange>
            </w:rPr>
            <w:t xml:space="preserve"> / Срок хранения документа 3 года</w:t>
          </w:r>
        </w:p>
      </w:tc>
    </w:tr>
  </w:tbl>
  <w:p w:rsidR="002629F7" w:rsidRPr="00421841" w:rsidRDefault="002629F7" w:rsidP="008A6B21">
    <w:pPr>
      <w:pStyle w:val="a3"/>
      <w:rPr>
        <w:noProof/>
        <w:lang w:val="ru-RU"/>
        <w:rPrChange w:id="447" w:author="Bollard Practice1" w:date="2024-11-07T12:52:00Z">
          <w:rPr>
            <w:noProof/>
            <w:lang w:val="en-US"/>
          </w:rPr>
        </w:rPrChang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ollard Practice1">
    <w15:presenceInfo w15:providerId="AD" w15:userId="S-1-5-21-2941801195-3191893362-4079173992-2428"/>
  </w15:person>
  <w15:person w15:author="Vladislav Dolzhikov">
    <w15:presenceInfo w15:providerId="AD" w15:userId="S-1-5-21-2941801195-3191893362-4079173992-24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hideGrammaticalErrors/>
  <w:trackRevisions/>
  <w:doNotTrackMoves/>
  <w:defaultTabStop w:val="720"/>
  <w:doNotHyphenateCaps/>
  <w:characterSpacingControl w:val="doNotCompress"/>
  <w:hdrShapeDefaults>
    <o:shapedefaults v:ext="edit" spidmax="4101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22848"/>
    <w:rsid w:val="000307A3"/>
    <w:rsid w:val="00036EBA"/>
    <w:rsid w:val="000841B1"/>
    <w:rsid w:val="000A56D0"/>
    <w:rsid w:val="000D098B"/>
    <w:rsid w:val="000D41EF"/>
    <w:rsid w:val="001054EA"/>
    <w:rsid w:val="00136E97"/>
    <w:rsid w:val="001F1C01"/>
    <w:rsid w:val="0020078B"/>
    <w:rsid w:val="00257026"/>
    <w:rsid w:val="002629F7"/>
    <w:rsid w:val="00284816"/>
    <w:rsid w:val="00291707"/>
    <w:rsid w:val="002C2B40"/>
    <w:rsid w:val="002F7E80"/>
    <w:rsid w:val="00301753"/>
    <w:rsid w:val="003372CF"/>
    <w:rsid w:val="00363D8E"/>
    <w:rsid w:val="00380B49"/>
    <w:rsid w:val="00393747"/>
    <w:rsid w:val="003B5D7A"/>
    <w:rsid w:val="003C62C3"/>
    <w:rsid w:val="003C65ED"/>
    <w:rsid w:val="003D0C0B"/>
    <w:rsid w:val="003E28D5"/>
    <w:rsid w:val="00421841"/>
    <w:rsid w:val="00446268"/>
    <w:rsid w:val="00472B1F"/>
    <w:rsid w:val="00475004"/>
    <w:rsid w:val="004C6E57"/>
    <w:rsid w:val="004E2A2F"/>
    <w:rsid w:val="004F34AA"/>
    <w:rsid w:val="00551BF4"/>
    <w:rsid w:val="00554BF4"/>
    <w:rsid w:val="005D59ED"/>
    <w:rsid w:val="005D6217"/>
    <w:rsid w:val="005E3444"/>
    <w:rsid w:val="00624758"/>
    <w:rsid w:val="00626E77"/>
    <w:rsid w:val="00635A24"/>
    <w:rsid w:val="00666BC0"/>
    <w:rsid w:val="00695704"/>
    <w:rsid w:val="00696057"/>
    <w:rsid w:val="006B6A29"/>
    <w:rsid w:val="006D152D"/>
    <w:rsid w:val="006E044D"/>
    <w:rsid w:val="006E17B1"/>
    <w:rsid w:val="00701FF2"/>
    <w:rsid w:val="0074235F"/>
    <w:rsid w:val="00745C46"/>
    <w:rsid w:val="00762462"/>
    <w:rsid w:val="00766F30"/>
    <w:rsid w:val="007A69BB"/>
    <w:rsid w:val="007C1920"/>
    <w:rsid w:val="007E6143"/>
    <w:rsid w:val="00804697"/>
    <w:rsid w:val="00827282"/>
    <w:rsid w:val="008838B0"/>
    <w:rsid w:val="008913A2"/>
    <w:rsid w:val="008A6B21"/>
    <w:rsid w:val="008B1F07"/>
    <w:rsid w:val="008C0E57"/>
    <w:rsid w:val="008C7394"/>
    <w:rsid w:val="00936296"/>
    <w:rsid w:val="00995C32"/>
    <w:rsid w:val="00995CFD"/>
    <w:rsid w:val="009A00F9"/>
    <w:rsid w:val="009B6FF5"/>
    <w:rsid w:val="009E3A6A"/>
    <w:rsid w:val="00A25B6E"/>
    <w:rsid w:val="00A463AA"/>
    <w:rsid w:val="00A92367"/>
    <w:rsid w:val="00AC2BBD"/>
    <w:rsid w:val="00AE7FF4"/>
    <w:rsid w:val="00B22D41"/>
    <w:rsid w:val="00B3388C"/>
    <w:rsid w:val="00B614A3"/>
    <w:rsid w:val="00B65642"/>
    <w:rsid w:val="00B733BB"/>
    <w:rsid w:val="00BB6B5A"/>
    <w:rsid w:val="00BC16EA"/>
    <w:rsid w:val="00BE050B"/>
    <w:rsid w:val="00C04A97"/>
    <w:rsid w:val="00D13EDB"/>
    <w:rsid w:val="00D35658"/>
    <w:rsid w:val="00D4017D"/>
    <w:rsid w:val="00D536DF"/>
    <w:rsid w:val="00D74DEC"/>
    <w:rsid w:val="00DB2ABC"/>
    <w:rsid w:val="00DC5822"/>
    <w:rsid w:val="00DD7193"/>
    <w:rsid w:val="00DE1BBE"/>
    <w:rsid w:val="00E460FA"/>
    <w:rsid w:val="00E520D0"/>
    <w:rsid w:val="00E80A0C"/>
    <w:rsid w:val="00E86F38"/>
    <w:rsid w:val="00E97793"/>
    <w:rsid w:val="00EA7FD0"/>
    <w:rsid w:val="00F03C0C"/>
    <w:rsid w:val="00F23BDB"/>
    <w:rsid w:val="00F440DA"/>
    <w:rsid w:val="00F54551"/>
    <w:rsid w:val="00F664DB"/>
    <w:rsid w:val="00F82568"/>
    <w:rsid w:val="00F908AE"/>
    <w:rsid w:val="00FC54B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01"/>
    <o:shapelayout v:ext="edit">
      <o:idmap v:ext="edit" data="1"/>
    </o:shapelayout>
  </w:shapeDefaults>
  <w:doNotEmbedSmartTags/>
  <w:decimalSymbol w:val=","/>
  <w:listSeparator w:val=";"/>
  <w14:docId w14:val="0383B7B5"/>
  <w15:docId w15:val="{B5884886-CEBC-4132-8033-DE9E1E05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A25B6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5383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545</Words>
  <Characters>3659</Characters>
  <Application>Microsoft Office Word</Application>
  <DocSecurity>0</DocSecurity>
  <Lines>30</Lines>
  <Paragraphs>8</Paragraphs>
  <ScaleCrop>false</ScaleCrop>
  <Manager>VKrichun@bollard-marine.group</Manager>
  <Company>ООО "БОЛЛАРД"</Company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2014-02-05T14:45:00Z</cp:lastPrinted>
  <dcterms:created xsi:type="dcterms:W3CDTF">2017-05-08T11:27:00Z</dcterms:created>
  <dcterms:modified xsi:type="dcterms:W3CDTF">2025-01-10T09:18:00Z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2000 HR</vt:lpwstr>
  </property>
  <property fmtid="{D5CDD505-2E9C-101B-9397-08002B2CF9AE}" pid="4" name="ProcedureNumber">
    <vt:lpwstr>FRM-OFF002-2001-002</vt:lpwstr>
  </property>
  <property fmtid="{D5CDD505-2E9C-101B-9397-08002B2CF9AE}" pid="5" name="Name Procedure">
    <vt:lpwstr>Management of Shore Based Personnel</vt:lpwstr>
  </property>
  <property fmtid="{D5CDD505-2E9C-101B-9397-08002B2CF9AE}" pid="6" name="DocumentOwner">
    <vt:lpwstr>HR Director</vt:lpwstr>
  </property>
  <property fmtid="{D5CDD505-2E9C-101B-9397-08002B2CF9AE}" pid="7" name="IssueDate">
    <vt:lpwstr>2016-05-01T02:00:00Z</vt:lpwstr>
  </property>
  <property fmtid="{D5CDD505-2E9C-101B-9397-08002B2CF9AE}" pid="8" name="DLCPolicyLabelValue">
    <vt:lpwstr>DOC. UNCONTROLLED WHEN PRINTED Version3.0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01</vt:lpwstr>
  </property>
  <property fmtid="{D5CDD505-2E9C-101B-9397-08002B2CF9AE}" pid="12" name="DocumentType">
    <vt:lpwstr>FRM</vt:lpwstr>
  </property>
  <property fmtid="{D5CDD505-2E9C-101B-9397-08002B2CF9AE}" pid="13" name="DocumentLocation">
    <vt:lpwstr>OFF</vt:lpwstr>
  </property>
</Properties>
</file>