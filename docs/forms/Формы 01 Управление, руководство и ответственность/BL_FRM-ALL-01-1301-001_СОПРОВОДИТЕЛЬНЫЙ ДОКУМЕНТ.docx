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6B22" w:rsidRPr="00875FC6" w:rsidRDefault="006D6B22" w:rsidP="00875FC6">
      <w:pPr>
        <w:rPr>
          <w:noProof/>
          <w:lang w:val="en-US"/>
        </w:rPr>
      </w:pPr>
    </w:p>
    <w:tbl>
      <w:tblPr>
        <w:tblW w:w="9639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3582"/>
        <w:gridCol w:w="1224"/>
        <w:gridCol w:w="3699"/>
      </w:tblGrid>
      <w:tr w:rsidR="006D6B22" w:rsidRPr="00875FC6" w:rsidTr="003F74FB">
        <w:trPr>
          <w:trHeight w:val="360"/>
        </w:trPr>
        <w:tc>
          <w:tcPr>
            <w:tcW w:w="1134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b/>
                <w:noProof/>
                <w:sz w:val="16"/>
              </w:rPr>
            </w:pPr>
            <w:proofErr w:type="spellStart"/>
            <w:r>
              <w:rPr>
                <w:rFonts w:ascii="Arial" w:hAnsi="Arial"/>
                <w:b/>
                <w:sz w:val="16"/>
              </w:rPr>
              <w:t>Date</w:t>
            </w:r>
            <w:proofErr w:type="spellEnd"/>
            <w:r>
              <w:rPr>
                <w:rFonts w:ascii="Arial" w:hAnsi="Arial"/>
                <w:b/>
                <w:sz w:val="16"/>
              </w:rPr>
              <w:t>: / Дата:</w:t>
            </w:r>
          </w:p>
        </w:tc>
        <w:bookmarkStart w:id="0" w:name="Text59"/>
        <w:tc>
          <w:tcPr>
            <w:tcW w:w="3582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  <w:sz w:val="16"/>
              </w:rPr>
            </w:pPr>
            <w:r w:rsidRPr="00875FC6">
              <w:rPr>
                <w:rFonts w:ascii="Arial" w:hAnsi="Arial"/>
                <w:sz w:val="16"/>
              </w:rPr>
              <w:fldChar w:fldCharType="begin" w:fldLock="1">
                <w:ffData>
                  <w:name w:val="Text59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  <w:sz w:val="16"/>
              </w:rPr>
              <w:instrText xml:space="preserve"> FORMTEXT </w:instrText>
            </w:r>
            <w:r w:rsidRPr="00875FC6">
              <w:rPr>
                <w:rFonts w:ascii="Arial" w:hAnsi="Arial"/>
                <w:sz w:val="16"/>
              </w:rPr>
            </w:r>
            <w:r w:rsidRPr="00875FC6">
              <w:rPr>
                <w:rFonts w:ascii="Arial" w:hAnsi="Arial"/>
                <w:sz w:val="16"/>
              </w:rPr>
              <w:fldChar w:fldCharType="separate"/>
            </w:r>
            <w:r>
              <w:rPr>
                <w:rFonts w:ascii="Arial" w:hAnsi="Arial"/>
                <w:sz w:val="16"/>
              </w:rPr>
              <w:t>     </w:t>
            </w:r>
            <w:r w:rsidRPr="00875FC6">
              <w:rPr>
                <w:rFonts w:ascii="Arial" w:hAnsi="Arial"/>
                <w:sz w:val="16"/>
              </w:rPr>
              <w:fldChar w:fldCharType="end"/>
            </w:r>
            <w:bookmarkEnd w:id="0"/>
          </w:p>
        </w:tc>
        <w:tc>
          <w:tcPr>
            <w:tcW w:w="1224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b/>
                <w:noProof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DX </w:t>
            </w:r>
            <w:proofErr w:type="spellStart"/>
            <w:r>
              <w:rPr>
                <w:rFonts w:ascii="Arial" w:hAnsi="Arial"/>
                <w:b/>
                <w:sz w:val="16"/>
              </w:rPr>
              <w:t>No</w:t>
            </w:r>
            <w:proofErr w:type="spellEnd"/>
            <w:r>
              <w:rPr>
                <w:rFonts w:ascii="Arial" w:hAnsi="Arial"/>
                <w:b/>
                <w:sz w:val="16"/>
              </w:rPr>
              <w:t>.: / ДХ №:</w:t>
            </w:r>
          </w:p>
        </w:tc>
        <w:bookmarkStart w:id="1" w:name="Text60"/>
        <w:tc>
          <w:tcPr>
            <w:tcW w:w="3699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  <w:sz w:val="16"/>
              </w:rPr>
            </w:pPr>
            <w:r w:rsidRPr="00875FC6">
              <w:rPr>
                <w:rFonts w:ascii="Arial" w:hAnsi="Arial"/>
                <w:sz w:val="16"/>
              </w:rPr>
              <w:fldChar w:fldCharType="begin" w:fldLock="1">
                <w:ffData>
                  <w:name w:val="Text60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  <w:sz w:val="16"/>
              </w:rPr>
              <w:instrText xml:space="preserve"> FORMTEXT </w:instrText>
            </w:r>
            <w:r w:rsidRPr="00875FC6">
              <w:rPr>
                <w:rFonts w:ascii="Arial" w:hAnsi="Arial"/>
                <w:sz w:val="16"/>
              </w:rPr>
            </w:r>
            <w:r w:rsidRPr="00875FC6">
              <w:rPr>
                <w:rFonts w:ascii="Arial" w:hAnsi="Arial"/>
                <w:sz w:val="16"/>
              </w:rPr>
              <w:fldChar w:fldCharType="separate"/>
            </w:r>
            <w:r>
              <w:rPr>
                <w:rFonts w:ascii="Arial" w:hAnsi="Arial"/>
                <w:sz w:val="16"/>
              </w:rPr>
              <w:t>     </w:t>
            </w:r>
            <w:r w:rsidRPr="00875FC6">
              <w:rPr>
                <w:rFonts w:ascii="Arial" w:hAnsi="Arial"/>
                <w:sz w:val="16"/>
              </w:rPr>
              <w:fldChar w:fldCharType="end"/>
            </w:r>
            <w:bookmarkEnd w:id="1"/>
          </w:p>
        </w:tc>
      </w:tr>
      <w:tr w:rsidR="006D6B22" w:rsidRPr="00875FC6" w:rsidTr="003F74FB">
        <w:trPr>
          <w:cantSplit/>
          <w:trHeight w:val="894"/>
        </w:trPr>
        <w:tc>
          <w:tcPr>
            <w:tcW w:w="1134" w:type="dxa"/>
            <w:vAlign w:val="center"/>
          </w:tcPr>
          <w:p w:rsidR="006D6B22" w:rsidRPr="003B76BA" w:rsidRDefault="006D6B22" w:rsidP="003F74FB">
            <w:pPr>
              <w:pStyle w:val="a3"/>
              <w:rPr>
                <w:rFonts w:ascii="Arial" w:hAnsi="Arial"/>
                <w:b/>
                <w:noProof/>
                <w:sz w:val="16"/>
              </w:rPr>
            </w:pPr>
            <w:proofErr w:type="spellStart"/>
            <w:r>
              <w:rPr>
                <w:rFonts w:ascii="Arial" w:hAnsi="Arial"/>
                <w:b/>
                <w:sz w:val="16"/>
              </w:rPr>
              <w:t>Addressee</w:t>
            </w:r>
            <w:proofErr w:type="spellEnd"/>
            <w:r>
              <w:rPr>
                <w:rFonts w:ascii="Arial" w:hAnsi="Arial"/>
                <w:b/>
                <w:sz w:val="16"/>
              </w:rPr>
              <w:t xml:space="preserve">: </w:t>
            </w:r>
            <w:r w:rsidR="00867161" w:rsidRPr="003B76BA">
              <w:rPr>
                <w:rFonts w:ascii="Arial" w:hAnsi="Arial"/>
                <w:b/>
                <w:sz w:val="16"/>
              </w:rPr>
              <w:t xml:space="preserve"> </w:t>
            </w:r>
          </w:p>
          <w:p w:rsidR="006D6B22" w:rsidRPr="00875FC6" w:rsidRDefault="006D6B22" w:rsidP="00867161">
            <w:pPr>
              <w:pStyle w:val="a3"/>
              <w:rPr>
                <w:rFonts w:ascii="Arial" w:hAnsi="Arial"/>
                <w:noProof/>
                <w:sz w:val="16"/>
              </w:rPr>
            </w:pPr>
            <w:proofErr w:type="spellStart"/>
            <w:r>
              <w:rPr>
                <w:rFonts w:ascii="Arial" w:hAnsi="Arial"/>
                <w:sz w:val="16"/>
              </w:rPr>
              <w:t>Name</w:t>
            </w:r>
            <w:proofErr w:type="spellEnd"/>
            <w:r>
              <w:rPr>
                <w:rFonts w:ascii="Arial" w:hAnsi="Arial"/>
                <w:sz w:val="16"/>
              </w:rPr>
              <w:t xml:space="preserve"> &amp; </w:t>
            </w:r>
            <w:proofErr w:type="spellStart"/>
            <w:r>
              <w:rPr>
                <w:rFonts w:ascii="Arial" w:hAnsi="Arial"/>
                <w:sz w:val="16"/>
              </w:rPr>
              <w:t>Address</w:t>
            </w:r>
            <w:proofErr w:type="spellEnd"/>
            <w:r>
              <w:rPr>
                <w:rFonts w:ascii="Arial" w:hAnsi="Arial"/>
                <w:sz w:val="16"/>
              </w:rPr>
              <w:t xml:space="preserve"> / </w:t>
            </w:r>
            <w:r w:rsidR="00867161">
              <w:rPr>
                <w:rFonts w:ascii="Arial" w:hAnsi="Arial"/>
                <w:b/>
                <w:sz w:val="16"/>
              </w:rPr>
              <w:t xml:space="preserve"> Адресат:</w:t>
            </w:r>
            <w:r w:rsidR="00867161" w:rsidRPr="003B76BA">
              <w:rPr>
                <w:rFonts w:ascii="Arial" w:hAnsi="Arial"/>
                <w:b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Название и адрес</w:t>
            </w:r>
          </w:p>
        </w:tc>
        <w:tc>
          <w:tcPr>
            <w:tcW w:w="3582" w:type="dxa"/>
          </w:tcPr>
          <w:p w:rsidR="006D6B22" w:rsidRPr="003B76BA" w:rsidRDefault="006D6B22" w:rsidP="003F74FB">
            <w:pPr>
              <w:pStyle w:val="a3"/>
              <w:jc w:val="right"/>
              <w:rPr>
                <w:rFonts w:ascii="Arial" w:hAnsi="Arial"/>
                <w:noProof/>
                <w:sz w:val="16"/>
                <w:lang w:eastAsia="en-US"/>
              </w:rPr>
            </w:pPr>
          </w:p>
          <w:bookmarkStart w:id="2" w:name="Text58"/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  <w:sz w:val="16"/>
              </w:rPr>
            </w:pPr>
            <w:r w:rsidRPr="00875FC6">
              <w:rPr>
                <w:rFonts w:ascii="Arial" w:hAnsi="Arial"/>
                <w:sz w:val="16"/>
              </w:rPr>
              <w:fldChar w:fldCharType="begin" w:fldLock="1">
                <w:ffData>
                  <w:name w:val="Text58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  <w:sz w:val="16"/>
              </w:rPr>
              <w:instrText xml:space="preserve"> FORMTEXT </w:instrText>
            </w:r>
            <w:r w:rsidRPr="00875FC6">
              <w:rPr>
                <w:rFonts w:ascii="Arial" w:hAnsi="Arial"/>
                <w:sz w:val="16"/>
              </w:rPr>
            </w:r>
            <w:r w:rsidRPr="00875FC6">
              <w:rPr>
                <w:rFonts w:ascii="Arial" w:hAnsi="Arial"/>
                <w:sz w:val="16"/>
              </w:rPr>
              <w:fldChar w:fldCharType="separate"/>
            </w:r>
            <w:r>
              <w:rPr>
                <w:rFonts w:ascii="Arial" w:hAnsi="Arial"/>
                <w:sz w:val="16"/>
              </w:rPr>
              <w:t>     </w:t>
            </w:r>
            <w:r w:rsidRPr="00875FC6">
              <w:rPr>
                <w:rFonts w:ascii="Arial" w:hAnsi="Arial"/>
                <w:sz w:val="16"/>
              </w:rPr>
              <w:fldChar w:fldCharType="end"/>
            </w:r>
            <w:bookmarkEnd w:id="2"/>
          </w:p>
        </w:tc>
        <w:tc>
          <w:tcPr>
            <w:tcW w:w="1224" w:type="dxa"/>
            <w:vAlign w:val="center"/>
          </w:tcPr>
          <w:p w:rsidR="00867161" w:rsidRPr="00875FC6" w:rsidRDefault="006D6B22" w:rsidP="00867161">
            <w:pPr>
              <w:pStyle w:val="a3"/>
              <w:rPr>
                <w:rFonts w:ascii="Arial" w:hAnsi="Arial"/>
                <w:b/>
                <w:noProof/>
                <w:sz w:val="16"/>
              </w:rPr>
            </w:pPr>
            <w:proofErr w:type="spellStart"/>
            <w:r>
              <w:rPr>
                <w:rFonts w:ascii="Arial" w:hAnsi="Arial"/>
                <w:b/>
                <w:sz w:val="16"/>
              </w:rPr>
              <w:t>Source</w:t>
            </w:r>
            <w:proofErr w:type="spellEnd"/>
            <w:r>
              <w:rPr>
                <w:rFonts w:ascii="Arial" w:hAnsi="Arial"/>
                <w:b/>
                <w:sz w:val="16"/>
              </w:rPr>
              <w:t xml:space="preserve">: </w:t>
            </w:r>
            <w:proofErr w:type="spellStart"/>
            <w:r>
              <w:rPr>
                <w:rFonts w:ascii="Arial" w:hAnsi="Arial"/>
                <w:sz w:val="16"/>
              </w:rPr>
              <w:t>Name</w:t>
            </w:r>
            <w:proofErr w:type="spellEnd"/>
            <w:r>
              <w:rPr>
                <w:rFonts w:ascii="Arial" w:hAnsi="Arial"/>
                <w:sz w:val="16"/>
              </w:rPr>
              <w:t xml:space="preserve"> &amp; </w:t>
            </w:r>
            <w:proofErr w:type="spellStart"/>
            <w:r>
              <w:rPr>
                <w:rFonts w:ascii="Arial" w:hAnsi="Arial"/>
                <w:sz w:val="16"/>
              </w:rPr>
              <w:t>Address</w:t>
            </w:r>
            <w:proofErr w:type="spellEnd"/>
            <w:r>
              <w:rPr>
                <w:rFonts w:ascii="Arial" w:hAnsi="Arial"/>
                <w:sz w:val="16"/>
              </w:rPr>
              <w:t xml:space="preserve"> / </w:t>
            </w:r>
            <w:r w:rsidR="00867161">
              <w:rPr>
                <w:rFonts w:ascii="Arial" w:hAnsi="Arial"/>
                <w:b/>
                <w:sz w:val="16"/>
              </w:rPr>
              <w:t>/ Источник:</w:t>
            </w:r>
          </w:p>
          <w:p w:rsidR="006D6B22" w:rsidRPr="00875FC6" w:rsidRDefault="006D6B22" w:rsidP="00867161">
            <w:pPr>
              <w:pStyle w:val="a3"/>
              <w:rPr>
                <w:rFonts w:ascii="Arial" w:hAnsi="Arial"/>
                <w:noProof/>
                <w:sz w:val="16"/>
              </w:rPr>
            </w:pPr>
            <w:r>
              <w:rPr>
                <w:rFonts w:ascii="Arial" w:hAnsi="Arial"/>
                <w:sz w:val="16"/>
              </w:rPr>
              <w:t>Название и адрес</w:t>
            </w:r>
          </w:p>
        </w:tc>
        <w:tc>
          <w:tcPr>
            <w:tcW w:w="3699" w:type="dxa"/>
          </w:tcPr>
          <w:p w:rsidR="006D6B22" w:rsidRPr="008365C6" w:rsidRDefault="006D6B22" w:rsidP="003F74FB">
            <w:pPr>
              <w:pStyle w:val="a3"/>
              <w:rPr>
                <w:rFonts w:ascii="Arial" w:hAnsi="Arial"/>
                <w:noProof/>
                <w:sz w:val="16"/>
                <w:lang w:eastAsia="en-US"/>
              </w:rPr>
            </w:pPr>
          </w:p>
          <w:bookmarkStart w:id="3" w:name="Text57"/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  <w:sz w:val="16"/>
              </w:rPr>
            </w:pPr>
            <w:r w:rsidRPr="00875FC6">
              <w:rPr>
                <w:rFonts w:ascii="Arial" w:hAnsi="Arial"/>
                <w:sz w:val="16"/>
              </w:rPr>
              <w:fldChar w:fldCharType="begin" w:fldLock="1">
                <w:ffData>
                  <w:name w:val="Text57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  <w:sz w:val="16"/>
              </w:rPr>
              <w:instrText xml:space="preserve"> FORMTEXT </w:instrText>
            </w:r>
            <w:r w:rsidRPr="00875FC6">
              <w:rPr>
                <w:rFonts w:ascii="Arial" w:hAnsi="Arial"/>
                <w:sz w:val="16"/>
              </w:rPr>
            </w:r>
            <w:r w:rsidRPr="00875FC6">
              <w:rPr>
                <w:rFonts w:ascii="Arial" w:hAnsi="Arial"/>
                <w:sz w:val="16"/>
              </w:rPr>
              <w:fldChar w:fldCharType="separate"/>
            </w:r>
            <w:r>
              <w:rPr>
                <w:rFonts w:ascii="Arial" w:hAnsi="Arial"/>
                <w:sz w:val="16"/>
              </w:rPr>
              <w:t>     </w:t>
            </w:r>
            <w:r w:rsidRPr="00875FC6">
              <w:rPr>
                <w:rFonts w:ascii="Arial" w:hAnsi="Arial"/>
                <w:sz w:val="16"/>
              </w:rPr>
              <w:fldChar w:fldCharType="end"/>
            </w:r>
            <w:bookmarkEnd w:id="3"/>
          </w:p>
        </w:tc>
      </w:tr>
      <w:tr w:rsidR="006D6B22" w:rsidRPr="00875FC6" w:rsidTr="003F74FB">
        <w:trPr>
          <w:cantSplit/>
          <w:trHeight w:val="694"/>
        </w:trPr>
        <w:tc>
          <w:tcPr>
            <w:tcW w:w="1134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b/>
                <w:noProof/>
                <w:sz w:val="16"/>
              </w:rPr>
            </w:pPr>
            <w:proofErr w:type="spellStart"/>
            <w:r>
              <w:rPr>
                <w:rFonts w:ascii="Arial" w:hAnsi="Arial"/>
                <w:b/>
                <w:sz w:val="16"/>
              </w:rPr>
              <w:t>Contact</w:t>
            </w:r>
            <w:proofErr w:type="spellEnd"/>
            <w:r>
              <w:rPr>
                <w:rFonts w:ascii="Arial" w:hAnsi="Arial"/>
                <w:b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6"/>
              </w:rPr>
              <w:t>Details</w:t>
            </w:r>
            <w:proofErr w:type="spellEnd"/>
            <w:r>
              <w:rPr>
                <w:rFonts w:ascii="Arial" w:hAnsi="Arial"/>
                <w:b/>
                <w:sz w:val="16"/>
              </w:rPr>
              <w:t>: / Контактная информация:</w:t>
            </w:r>
          </w:p>
        </w:tc>
        <w:tc>
          <w:tcPr>
            <w:tcW w:w="3582" w:type="dxa"/>
            <w:vAlign w:val="center"/>
          </w:tcPr>
          <w:p w:rsidR="006D6B22" w:rsidRPr="00875FC6" w:rsidRDefault="006D6B22" w:rsidP="003F74FB">
            <w:pPr>
              <w:pStyle w:val="a3"/>
              <w:spacing w:line="276" w:lineRule="auto"/>
              <w:rPr>
                <w:rFonts w:ascii="Arial" w:hAnsi="Arial"/>
                <w:b/>
                <w:smallCaps/>
                <w:noProof/>
                <w:sz w:val="16"/>
              </w:rPr>
            </w:pPr>
            <w:proofErr w:type="spellStart"/>
            <w:r>
              <w:rPr>
                <w:rFonts w:ascii="Arial" w:hAnsi="Arial"/>
                <w:b/>
                <w:smallCaps/>
                <w:sz w:val="16"/>
              </w:rPr>
              <w:t>Name</w:t>
            </w:r>
            <w:proofErr w:type="spellEnd"/>
            <w:r>
              <w:rPr>
                <w:rFonts w:ascii="Arial" w:hAnsi="Arial"/>
                <w:b/>
                <w:smallCaps/>
                <w:sz w:val="16"/>
              </w:rPr>
              <w:t>: / Имя:</w:t>
            </w:r>
            <w:bookmarkStart w:id="4" w:name="Text53"/>
            <w:r w:rsidRPr="00875FC6">
              <w:rPr>
                <w:rFonts w:ascii="Arial" w:hAnsi="Arial"/>
                <w:b/>
                <w:smallCaps/>
                <w:sz w:val="16"/>
              </w:rPr>
              <w:fldChar w:fldCharType="begin" w:fldLock="1">
                <w:ffData>
                  <w:name w:val="Text53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  <w:b/>
                <w:smallCaps/>
                <w:sz w:val="16"/>
              </w:rPr>
              <w:instrText xml:space="preserve"> FORMTEXT </w:instrText>
            </w:r>
            <w:r w:rsidRPr="00875FC6">
              <w:rPr>
                <w:rFonts w:ascii="Arial" w:hAnsi="Arial"/>
                <w:b/>
                <w:smallCaps/>
                <w:sz w:val="16"/>
              </w:rPr>
            </w:r>
            <w:r w:rsidRPr="00875FC6">
              <w:rPr>
                <w:rFonts w:ascii="Arial" w:hAnsi="Arial"/>
                <w:b/>
                <w:smallCaps/>
                <w:sz w:val="16"/>
              </w:rPr>
              <w:fldChar w:fldCharType="separate"/>
            </w:r>
            <w:r>
              <w:rPr>
                <w:rFonts w:ascii="Arial" w:hAnsi="Arial"/>
                <w:b/>
                <w:smallCaps/>
                <w:sz w:val="16"/>
              </w:rPr>
              <w:t>     </w:t>
            </w:r>
            <w:r w:rsidRPr="00875FC6">
              <w:rPr>
                <w:rFonts w:ascii="Arial" w:hAnsi="Arial"/>
                <w:b/>
                <w:smallCaps/>
                <w:sz w:val="16"/>
              </w:rPr>
              <w:fldChar w:fldCharType="end"/>
            </w:r>
            <w:bookmarkEnd w:id="4"/>
          </w:p>
          <w:p w:rsidR="006D6B22" w:rsidRPr="00875FC6" w:rsidRDefault="006D6B22" w:rsidP="003F74FB">
            <w:pPr>
              <w:pStyle w:val="a3"/>
              <w:spacing w:line="276" w:lineRule="auto"/>
              <w:rPr>
                <w:rFonts w:ascii="Arial" w:hAnsi="Arial"/>
                <w:b/>
                <w:smallCaps/>
                <w:noProof/>
                <w:sz w:val="16"/>
              </w:rPr>
            </w:pPr>
            <w:proofErr w:type="spellStart"/>
            <w:r>
              <w:rPr>
                <w:rFonts w:ascii="Arial" w:hAnsi="Arial"/>
                <w:b/>
                <w:smallCaps/>
                <w:sz w:val="16"/>
              </w:rPr>
              <w:t>Tel</w:t>
            </w:r>
            <w:proofErr w:type="spellEnd"/>
            <w:r>
              <w:rPr>
                <w:rFonts w:ascii="Arial" w:hAnsi="Arial"/>
                <w:b/>
                <w:smallCaps/>
                <w:sz w:val="16"/>
              </w:rPr>
              <w:t xml:space="preserve">: / Тел.:   </w:t>
            </w:r>
            <w:bookmarkStart w:id="5" w:name="Text54"/>
            <w:r w:rsidRPr="00875FC6">
              <w:rPr>
                <w:rFonts w:ascii="Arial" w:hAnsi="Arial"/>
                <w:b/>
                <w:smallCaps/>
                <w:sz w:val="16"/>
              </w:rPr>
              <w:fldChar w:fldCharType="begin" w:fldLock="1">
                <w:ffData>
                  <w:name w:val="Text54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  <w:b/>
                <w:smallCaps/>
                <w:sz w:val="16"/>
              </w:rPr>
              <w:instrText xml:space="preserve"> FORMTEXT </w:instrText>
            </w:r>
            <w:r w:rsidRPr="00875FC6">
              <w:rPr>
                <w:rFonts w:ascii="Arial" w:hAnsi="Arial"/>
                <w:b/>
                <w:smallCaps/>
                <w:sz w:val="16"/>
              </w:rPr>
            </w:r>
            <w:r w:rsidRPr="00875FC6">
              <w:rPr>
                <w:rFonts w:ascii="Arial" w:hAnsi="Arial"/>
                <w:b/>
                <w:smallCaps/>
                <w:sz w:val="16"/>
              </w:rPr>
              <w:fldChar w:fldCharType="separate"/>
            </w:r>
            <w:r>
              <w:rPr>
                <w:rFonts w:ascii="Arial" w:hAnsi="Arial"/>
                <w:b/>
                <w:smallCaps/>
                <w:sz w:val="16"/>
              </w:rPr>
              <w:t>     </w:t>
            </w:r>
            <w:r w:rsidRPr="00875FC6">
              <w:rPr>
                <w:rFonts w:ascii="Arial" w:hAnsi="Arial"/>
                <w:b/>
                <w:smallCaps/>
                <w:sz w:val="16"/>
              </w:rPr>
              <w:fldChar w:fldCharType="end"/>
            </w:r>
            <w:bookmarkEnd w:id="5"/>
          </w:p>
          <w:p w:rsidR="006D6B22" w:rsidRPr="00875FC6" w:rsidRDefault="006D6B22" w:rsidP="003F74FB">
            <w:pPr>
              <w:pStyle w:val="a3"/>
              <w:spacing w:line="276" w:lineRule="auto"/>
              <w:rPr>
                <w:rFonts w:ascii="Arial" w:hAnsi="Arial"/>
                <w:noProof/>
                <w:sz w:val="16"/>
              </w:rPr>
            </w:pPr>
            <w:proofErr w:type="spellStart"/>
            <w:r>
              <w:rPr>
                <w:rFonts w:ascii="Arial" w:hAnsi="Arial"/>
                <w:b/>
                <w:smallCaps/>
                <w:sz w:val="16"/>
              </w:rPr>
              <w:t>Fax</w:t>
            </w:r>
            <w:proofErr w:type="spellEnd"/>
            <w:r>
              <w:rPr>
                <w:rFonts w:ascii="Arial" w:hAnsi="Arial"/>
                <w:b/>
                <w:smallCaps/>
                <w:sz w:val="16"/>
              </w:rPr>
              <w:t xml:space="preserve">: / Факс:  </w:t>
            </w:r>
            <w:bookmarkStart w:id="6" w:name="Text55"/>
            <w:r w:rsidRPr="00875FC6">
              <w:rPr>
                <w:rFonts w:ascii="Arial" w:hAnsi="Arial"/>
                <w:b/>
                <w:smallCaps/>
                <w:sz w:val="16"/>
              </w:rPr>
              <w:fldChar w:fldCharType="begin" w:fldLock="1">
                <w:ffData>
                  <w:name w:val="Text55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  <w:b/>
                <w:smallCaps/>
                <w:sz w:val="16"/>
              </w:rPr>
              <w:instrText xml:space="preserve"> FORMTEXT </w:instrText>
            </w:r>
            <w:r w:rsidRPr="00875FC6">
              <w:rPr>
                <w:rFonts w:ascii="Arial" w:hAnsi="Arial"/>
                <w:b/>
                <w:smallCaps/>
                <w:sz w:val="16"/>
              </w:rPr>
            </w:r>
            <w:r w:rsidRPr="00875FC6">
              <w:rPr>
                <w:rFonts w:ascii="Arial" w:hAnsi="Arial"/>
                <w:b/>
                <w:smallCaps/>
                <w:sz w:val="16"/>
              </w:rPr>
              <w:fldChar w:fldCharType="separate"/>
            </w:r>
            <w:r>
              <w:rPr>
                <w:rFonts w:ascii="Arial" w:hAnsi="Arial"/>
                <w:b/>
                <w:smallCaps/>
                <w:sz w:val="16"/>
              </w:rPr>
              <w:t>     </w:t>
            </w:r>
            <w:r w:rsidRPr="00875FC6">
              <w:rPr>
                <w:rFonts w:ascii="Arial" w:hAnsi="Arial"/>
                <w:b/>
                <w:smallCaps/>
                <w:sz w:val="16"/>
              </w:rPr>
              <w:fldChar w:fldCharType="end"/>
            </w:r>
            <w:bookmarkEnd w:id="6"/>
            <w:r>
              <w:rPr>
                <w:rFonts w:ascii="Arial" w:hAnsi="Arial"/>
                <w:b/>
                <w:smallCaps/>
                <w:sz w:val="16"/>
              </w:rPr>
              <w:t xml:space="preserve"> </w:t>
            </w:r>
          </w:p>
        </w:tc>
        <w:tc>
          <w:tcPr>
            <w:tcW w:w="1224" w:type="dxa"/>
            <w:vAlign w:val="center"/>
          </w:tcPr>
          <w:p w:rsidR="006D6B22" w:rsidRPr="00875FC6" w:rsidRDefault="006D6B22" w:rsidP="00867161">
            <w:pPr>
              <w:pStyle w:val="a3"/>
              <w:ind w:right="-122"/>
              <w:rPr>
                <w:rFonts w:ascii="Arial" w:hAnsi="Arial"/>
                <w:b/>
                <w:noProof/>
                <w:sz w:val="16"/>
              </w:rPr>
            </w:pPr>
            <w:proofErr w:type="spellStart"/>
            <w:r>
              <w:rPr>
                <w:rFonts w:ascii="Arial" w:hAnsi="Arial"/>
                <w:b/>
                <w:sz w:val="16"/>
              </w:rPr>
              <w:t>Contact</w:t>
            </w:r>
            <w:proofErr w:type="spellEnd"/>
            <w:r>
              <w:rPr>
                <w:rFonts w:ascii="Arial" w:hAnsi="Arial"/>
                <w:b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6"/>
              </w:rPr>
              <w:t>Details</w:t>
            </w:r>
            <w:proofErr w:type="spellEnd"/>
            <w:r>
              <w:rPr>
                <w:rFonts w:ascii="Arial" w:hAnsi="Arial"/>
                <w:b/>
                <w:sz w:val="16"/>
              </w:rPr>
              <w:t>: / Контактная информация:</w:t>
            </w:r>
          </w:p>
        </w:tc>
        <w:tc>
          <w:tcPr>
            <w:tcW w:w="3699" w:type="dxa"/>
            <w:vAlign w:val="center"/>
          </w:tcPr>
          <w:p w:rsidR="006D6B22" w:rsidRPr="00875FC6" w:rsidRDefault="006D6B22" w:rsidP="003F74FB">
            <w:pPr>
              <w:pStyle w:val="a3"/>
              <w:spacing w:line="276" w:lineRule="auto"/>
              <w:rPr>
                <w:rFonts w:ascii="Arial" w:hAnsi="Arial"/>
                <w:b/>
                <w:smallCaps/>
                <w:noProof/>
                <w:sz w:val="16"/>
                <w:lang w:val="en-US" w:eastAsia="en-US"/>
              </w:rPr>
            </w:pPr>
          </w:p>
          <w:p w:rsidR="006D6B22" w:rsidRPr="00875FC6" w:rsidRDefault="006D6B22" w:rsidP="003F74FB">
            <w:pPr>
              <w:pStyle w:val="a3"/>
              <w:spacing w:line="276" w:lineRule="auto"/>
              <w:rPr>
                <w:rFonts w:ascii="Arial" w:hAnsi="Arial"/>
                <w:b/>
                <w:smallCaps/>
                <w:noProof/>
                <w:sz w:val="16"/>
              </w:rPr>
            </w:pPr>
            <w:proofErr w:type="spellStart"/>
            <w:r>
              <w:rPr>
                <w:rFonts w:ascii="Arial" w:hAnsi="Arial"/>
                <w:b/>
                <w:smallCaps/>
                <w:sz w:val="16"/>
              </w:rPr>
              <w:t>Tel</w:t>
            </w:r>
            <w:proofErr w:type="spellEnd"/>
            <w:r>
              <w:rPr>
                <w:rFonts w:ascii="Arial" w:hAnsi="Arial"/>
                <w:b/>
                <w:smallCaps/>
                <w:sz w:val="16"/>
              </w:rPr>
              <w:t xml:space="preserve">: / Тел.:   </w:t>
            </w:r>
            <w:bookmarkStart w:id="7" w:name="Text56"/>
            <w:r w:rsidRPr="00875FC6">
              <w:rPr>
                <w:rFonts w:ascii="Arial" w:hAnsi="Arial"/>
                <w:b/>
                <w:smallCaps/>
                <w:sz w:val="16"/>
              </w:rPr>
              <w:fldChar w:fldCharType="begin" w:fldLock="1">
                <w:ffData>
                  <w:name w:val="Text56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  <w:b/>
                <w:smallCaps/>
                <w:sz w:val="16"/>
              </w:rPr>
              <w:instrText xml:space="preserve"> FORMTEXT </w:instrText>
            </w:r>
            <w:r w:rsidRPr="00875FC6">
              <w:rPr>
                <w:rFonts w:ascii="Arial" w:hAnsi="Arial"/>
                <w:b/>
                <w:smallCaps/>
                <w:sz w:val="16"/>
              </w:rPr>
            </w:r>
            <w:r w:rsidRPr="00875FC6">
              <w:rPr>
                <w:rFonts w:ascii="Arial" w:hAnsi="Arial"/>
                <w:b/>
                <w:smallCaps/>
                <w:sz w:val="16"/>
              </w:rPr>
              <w:fldChar w:fldCharType="separate"/>
            </w:r>
            <w:r>
              <w:rPr>
                <w:rFonts w:ascii="Arial" w:hAnsi="Arial"/>
                <w:b/>
                <w:smallCaps/>
                <w:sz w:val="16"/>
              </w:rPr>
              <w:t>     </w:t>
            </w:r>
            <w:r w:rsidRPr="00875FC6">
              <w:rPr>
                <w:rFonts w:ascii="Arial" w:hAnsi="Arial"/>
                <w:b/>
                <w:smallCaps/>
                <w:sz w:val="16"/>
              </w:rPr>
              <w:fldChar w:fldCharType="end"/>
            </w:r>
            <w:bookmarkStart w:id="8" w:name="Text7"/>
            <w:bookmarkEnd w:id="7"/>
            <w:r w:rsidRPr="00875FC6">
              <w:rPr>
                <w:rFonts w:ascii="Arial" w:hAnsi="Arial"/>
                <w:b/>
                <w:smallCaps/>
                <w:sz w:val="16"/>
              </w:rPr>
              <w:fldChar w:fldCharType="begin" w:fldLock="1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  <w:b/>
                <w:smallCaps/>
                <w:sz w:val="16"/>
              </w:rPr>
              <w:instrText xml:space="preserve"> FORMTEXT </w:instrText>
            </w:r>
            <w:r w:rsidRPr="00875FC6">
              <w:rPr>
                <w:rFonts w:ascii="Arial" w:hAnsi="Arial"/>
                <w:b/>
                <w:smallCaps/>
                <w:sz w:val="16"/>
              </w:rPr>
            </w:r>
            <w:r w:rsidRPr="00875FC6">
              <w:rPr>
                <w:rFonts w:ascii="Arial" w:hAnsi="Arial"/>
                <w:b/>
                <w:smallCaps/>
                <w:sz w:val="16"/>
              </w:rPr>
              <w:fldChar w:fldCharType="separate"/>
            </w:r>
            <w:r>
              <w:rPr>
                <w:rFonts w:ascii="Arial" w:hAnsi="Arial"/>
                <w:b/>
                <w:smallCaps/>
                <w:sz w:val="16"/>
              </w:rPr>
              <w:t>     </w:t>
            </w:r>
            <w:r w:rsidRPr="00875FC6">
              <w:rPr>
                <w:rFonts w:ascii="Arial" w:hAnsi="Arial"/>
                <w:b/>
                <w:smallCaps/>
                <w:sz w:val="16"/>
              </w:rPr>
              <w:fldChar w:fldCharType="end"/>
            </w:r>
            <w:bookmarkEnd w:id="8"/>
            <w:r>
              <w:rPr>
                <w:rFonts w:ascii="Arial" w:hAnsi="Arial"/>
                <w:b/>
                <w:smallCaps/>
                <w:sz w:val="16"/>
              </w:rPr>
              <w:t xml:space="preserve"> </w:t>
            </w:r>
          </w:p>
          <w:p w:rsidR="006D6B22" w:rsidRPr="00875FC6" w:rsidRDefault="006D6B22" w:rsidP="003F74FB">
            <w:pPr>
              <w:pStyle w:val="a3"/>
              <w:spacing w:line="276" w:lineRule="auto"/>
              <w:rPr>
                <w:rFonts w:ascii="Arial" w:hAnsi="Arial"/>
                <w:b/>
                <w:smallCaps/>
                <w:noProof/>
                <w:sz w:val="16"/>
              </w:rPr>
            </w:pPr>
            <w:proofErr w:type="spellStart"/>
            <w:r>
              <w:rPr>
                <w:rFonts w:ascii="Arial" w:hAnsi="Arial"/>
                <w:b/>
                <w:smallCaps/>
                <w:sz w:val="16"/>
              </w:rPr>
              <w:t>Fax</w:t>
            </w:r>
            <w:proofErr w:type="spellEnd"/>
            <w:r>
              <w:rPr>
                <w:rFonts w:ascii="Arial" w:hAnsi="Arial"/>
                <w:b/>
                <w:smallCaps/>
                <w:sz w:val="16"/>
              </w:rPr>
              <w:t xml:space="preserve">: / Факс:  </w:t>
            </w:r>
            <w:bookmarkStart w:id="9" w:name="Text8"/>
            <w:r w:rsidRPr="00875FC6">
              <w:rPr>
                <w:rFonts w:ascii="Arial" w:hAnsi="Arial"/>
                <w:b/>
                <w:smallCaps/>
                <w:sz w:val="16"/>
              </w:rPr>
              <w:fldChar w:fldCharType="begin" w:fldLock="1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  <w:b/>
                <w:smallCaps/>
                <w:sz w:val="16"/>
              </w:rPr>
              <w:instrText xml:space="preserve"> FORMTEXT </w:instrText>
            </w:r>
            <w:r w:rsidRPr="00875FC6">
              <w:rPr>
                <w:rFonts w:ascii="Arial" w:hAnsi="Arial"/>
                <w:b/>
                <w:smallCaps/>
                <w:sz w:val="16"/>
              </w:rPr>
            </w:r>
            <w:r w:rsidRPr="00875FC6">
              <w:rPr>
                <w:rFonts w:ascii="Arial" w:hAnsi="Arial"/>
                <w:b/>
                <w:smallCaps/>
                <w:sz w:val="16"/>
              </w:rPr>
              <w:fldChar w:fldCharType="separate"/>
            </w:r>
            <w:r>
              <w:rPr>
                <w:rFonts w:ascii="Arial" w:hAnsi="Arial"/>
                <w:b/>
                <w:smallCaps/>
                <w:sz w:val="16"/>
              </w:rPr>
              <w:t>     </w:t>
            </w:r>
            <w:r w:rsidRPr="00875FC6">
              <w:rPr>
                <w:rFonts w:ascii="Arial" w:hAnsi="Arial"/>
                <w:b/>
                <w:smallCaps/>
                <w:sz w:val="16"/>
              </w:rPr>
              <w:fldChar w:fldCharType="end"/>
            </w:r>
            <w:bookmarkEnd w:id="9"/>
            <w:r>
              <w:rPr>
                <w:rFonts w:ascii="Arial" w:hAnsi="Arial"/>
                <w:b/>
                <w:smallCaps/>
                <w:sz w:val="16"/>
              </w:rPr>
              <w:t xml:space="preserve"> </w:t>
            </w:r>
          </w:p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  <w:sz w:val="16"/>
                <w:lang w:val="en-US" w:eastAsia="en-US"/>
              </w:rPr>
            </w:pPr>
          </w:p>
        </w:tc>
      </w:tr>
    </w:tbl>
    <w:p w:rsidR="006D6B22" w:rsidRPr="00875FC6" w:rsidRDefault="006D6B22" w:rsidP="00875FC6">
      <w:pPr>
        <w:pStyle w:val="a3"/>
        <w:spacing w:before="60" w:after="60"/>
        <w:ind w:left="-446"/>
        <w:rPr>
          <w:rFonts w:ascii="Arial" w:hAnsi="Arial"/>
          <w:b/>
          <w:smallCaps/>
          <w:noProof/>
          <w:sz w:val="16"/>
          <w:lang w:val="en-US"/>
        </w:rPr>
      </w:pPr>
    </w:p>
    <w:p w:rsidR="006D6B22" w:rsidRPr="00875FC6" w:rsidRDefault="006D6B22" w:rsidP="00875FC6">
      <w:pPr>
        <w:pStyle w:val="a3"/>
        <w:spacing w:before="60" w:after="60"/>
        <w:rPr>
          <w:rFonts w:ascii="Arial" w:hAnsi="Arial"/>
          <w:b/>
          <w:smallCaps/>
          <w:noProof/>
          <w:color w:val="FF0000"/>
          <w:sz w:val="16"/>
        </w:rPr>
      </w:pPr>
      <w:proofErr w:type="spellStart"/>
      <w:r>
        <w:rPr>
          <w:rFonts w:ascii="Arial" w:hAnsi="Arial"/>
          <w:b/>
          <w:smallCaps/>
          <w:color w:val="FF0000"/>
          <w:sz w:val="16"/>
        </w:rPr>
        <w:t>Subject</w:t>
      </w:r>
      <w:proofErr w:type="spellEnd"/>
      <w:r>
        <w:rPr>
          <w:rFonts w:ascii="Arial" w:hAnsi="Arial"/>
          <w:b/>
          <w:smallCaps/>
          <w:color w:val="FF0000"/>
          <w:sz w:val="16"/>
        </w:rPr>
        <w:t xml:space="preserve"> </w:t>
      </w:r>
      <w:proofErr w:type="spellStart"/>
      <w:r>
        <w:rPr>
          <w:rFonts w:ascii="Arial" w:hAnsi="Arial"/>
          <w:b/>
          <w:smallCaps/>
          <w:color w:val="FF0000"/>
          <w:sz w:val="16"/>
        </w:rPr>
        <w:t>Details</w:t>
      </w:r>
      <w:proofErr w:type="spellEnd"/>
      <w:r>
        <w:rPr>
          <w:rFonts w:ascii="Arial" w:hAnsi="Arial"/>
          <w:b/>
          <w:smallCaps/>
          <w:color w:val="FF0000"/>
          <w:sz w:val="16"/>
        </w:rPr>
        <w:t xml:space="preserve"> / Подробные сведения</w:t>
      </w:r>
    </w:p>
    <w:tbl>
      <w:tblPr>
        <w:tblW w:w="9639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3582"/>
        <w:gridCol w:w="1224"/>
        <w:gridCol w:w="3699"/>
      </w:tblGrid>
      <w:tr w:rsidR="006D6B22" w:rsidRPr="00875FC6" w:rsidTr="003F74FB">
        <w:trPr>
          <w:trHeight w:val="360"/>
        </w:trPr>
        <w:tc>
          <w:tcPr>
            <w:tcW w:w="1134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b/>
                <w:noProof/>
                <w:sz w:val="16"/>
              </w:rPr>
            </w:pPr>
            <w:proofErr w:type="spellStart"/>
            <w:r>
              <w:rPr>
                <w:rFonts w:ascii="Arial" w:hAnsi="Arial"/>
                <w:b/>
                <w:sz w:val="16"/>
              </w:rPr>
              <w:t>Subject</w:t>
            </w:r>
            <w:proofErr w:type="spellEnd"/>
            <w:r>
              <w:rPr>
                <w:rFonts w:ascii="Arial" w:hAnsi="Arial"/>
                <w:b/>
                <w:sz w:val="16"/>
              </w:rPr>
              <w:t>: / Тема:</w:t>
            </w:r>
          </w:p>
        </w:tc>
        <w:bookmarkStart w:id="10" w:name="Text52"/>
        <w:tc>
          <w:tcPr>
            <w:tcW w:w="3582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  <w:sz w:val="16"/>
              </w:rPr>
            </w:pPr>
            <w:r w:rsidRPr="00875FC6">
              <w:rPr>
                <w:rFonts w:ascii="Arial" w:hAnsi="Arial"/>
                <w:sz w:val="16"/>
              </w:rPr>
              <w:fldChar w:fldCharType="begin" w:fldLock="1">
                <w:ffData>
                  <w:name w:val="Text52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  <w:sz w:val="16"/>
              </w:rPr>
              <w:instrText xml:space="preserve"> FORMTEXT </w:instrText>
            </w:r>
            <w:r w:rsidRPr="00875FC6">
              <w:rPr>
                <w:rFonts w:ascii="Arial" w:hAnsi="Arial"/>
                <w:sz w:val="16"/>
              </w:rPr>
            </w:r>
            <w:r w:rsidRPr="00875FC6">
              <w:rPr>
                <w:rFonts w:ascii="Arial" w:hAnsi="Arial"/>
                <w:sz w:val="16"/>
              </w:rPr>
              <w:fldChar w:fldCharType="separate"/>
            </w:r>
            <w:r>
              <w:rPr>
                <w:rFonts w:ascii="Arial" w:hAnsi="Arial"/>
                <w:sz w:val="16"/>
              </w:rPr>
              <w:t>     </w:t>
            </w:r>
            <w:r w:rsidRPr="00875FC6">
              <w:rPr>
                <w:rFonts w:ascii="Arial" w:hAnsi="Arial"/>
                <w:sz w:val="16"/>
              </w:rPr>
              <w:fldChar w:fldCharType="end"/>
            </w:r>
            <w:bookmarkEnd w:id="10"/>
          </w:p>
        </w:tc>
        <w:tc>
          <w:tcPr>
            <w:tcW w:w="1224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b/>
                <w:noProof/>
                <w:sz w:val="16"/>
              </w:rPr>
            </w:pPr>
            <w:proofErr w:type="spellStart"/>
            <w:r>
              <w:rPr>
                <w:rFonts w:ascii="Arial" w:hAnsi="Arial"/>
                <w:b/>
                <w:sz w:val="16"/>
              </w:rPr>
              <w:t>Other</w:t>
            </w:r>
            <w:proofErr w:type="spellEnd"/>
            <w:r>
              <w:rPr>
                <w:rFonts w:ascii="Arial" w:hAnsi="Arial"/>
                <w:b/>
                <w:sz w:val="16"/>
              </w:rPr>
              <w:t>(s): / Другие(ы):</w:t>
            </w:r>
          </w:p>
        </w:tc>
        <w:bookmarkStart w:id="11" w:name="Text10"/>
        <w:tc>
          <w:tcPr>
            <w:tcW w:w="3699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  <w:sz w:val="16"/>
              </w:rPr>
            </w:pPr>
            <w:r w:rsidRPr="00875FC6">
              <w:rPr>
                <w:rFonts w:ascii="Arial" w:hAnsi="Arial"/>
                <w:sz w:val="16"/>
              </w:rPr>
              <w:fldChar w:fldCharType="begin" w:fldLock="1">
                <w:ffData>
                  <w:name w:val="Text10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  <w:sz w:val="16"/>
              </w:rPr>
              <w:instrText xml:space="preserve"> FORMTEXT </w:instrText>
            </w:r>
            <w:r w:rsidRPr="00875FC6">
              <w:rPr>
                <w:rFonts w:ascii="Arial" w:hAnsi="Arial"/>
                <w:sz w:val="16"/>
              </w:rPr>
            </w:r>
            <w:r w:rsidRPr="00875FC6">
              <w:rPr>
                <w:rFonts w:ascii="Arial" w:hAnsi="Arial"/>
                <w:sz w:val="16"/>
              </w:rPr>
              <w:fldChar w:fldCharType="separate"/>
            </w:r>
            <w:r>
              <w:rPr>
                <w:rFonts w:ascii="Arial" w:hAnsi="Arial"/>
                <w:sz w:val="16"/>
              </w:rPr>
              <w:t>     </w:t>
            </w:r>
            <w:r w:rsidRPr="00875FC6">
              <w:rPr>
                <w:rFonts w:ascii="Arial" w:hAnsi="Arial"/>
                <w:sz w:val="16"/>
              </w:rPr>
              <w:fldChar w:fldCharType="end"/>
            </w:r>
            <w:bookmarkEnd w:id="11"/>
          </w:p>
        </w:tc>
      </w:tr>
    </w:tbl>
    <w:p w:rsidR="006D6B22" w:rsidRPr="008365C6" w:rsidRDefault="006D6B22" w:rsidP="00875FC6">
      <w:pPr>
        <w:pStyle w:val="a3"/>
        <w:spacing w:before="60" w:after="60"/>
        <w:rPr>
          <w:rFonts w:ascii="Arial" w:hAnsi="Arial"/>
          <w:b/>
          <w:smallCaps/>
          <w:noProof/>
          <w:color w:val="FF0000"/>
          <w:sz w:val="16"/>
          <w:lang w:val="en-US"/>
        </w:rPr>
      </w:pPr>
      <w:r w:rsidRPr="008365C6">
        <w:rPr>
          <w:rFonts w:ascii="Arial" w:hAnsi="Arial"/>
          <w:b/>
          <w:smallCaps/>
          <w:color w:val="FF0000"/>
          <w:sz w:val="16"/>
          <w:lang w:val="en-US"/>
        </w:rPr>
        <w:t xml:space="preserve">Documents are transmitted for: / </w:t>
      </w:r>
      <w:r>
        <w:rPr>
          <w:rFonts w:ascii="Arial" w:hAnsi="Arial"/>
          <w:b/>
          <w:smallCaps/>
          <w:color w:val="FF0000"/>
          <w:sz w:val="16"/>
        </w:rPr>
        <w:t>Документы</w:t>
      </w:r>
      <w:r w:rsidRPr="008365C6">
        <w:rPr>
          <w:rFonts w:ascii="Arial" w:hAnsi="Arial"/>
          <w:b/>
          <w:smallCaps/>
          <w:color w:val="FF0000"/>
          <w:sz w:val="16"/>
          <w:lang w:val="en-US"/>
        </w:rPr>
        <w:t xml:space="preserve"> </w:t>
      </w:r>
      <w:r>
        <w:rPr>
          <w:rFonts w:ascii="Arial" w:hAnsi="Arial"/>
          <w:b/>
          <w:smallCaps/>
          <w:color w:val="FF0000"/>
          <w:sz w:val="16"/>
        </w:rPr>
        <w:t>представлены</w:t>
      </w:r>
      <w:r w:rsidRPr="008365C6">
        <w:rPr>
          <w:rFonts w:ascii="Arial" w:hAnsi="Arial"/>
          <w:b/>
          <w:smallCaps/>
          <w:color w:val="FF0000"/>
          <w:sz w:val="16"/>
          <w:lang w:val="en-US"/>
        </w:rPr>
        <w:t>:</w:t>
      </w:r>
    </w:p>
    <w:tbl>
      <w:tblPr>
        <w:tblW w:w="9639" w:type="dxa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A0" w:firstRow="1" w:lastRow="0" w:firstColumn="1" w:lastColumn="0" w:noHBand="0" w:noVBand="0"/>
      </w:tblPr>
      <w:tblGrid>
        <w:gridCol w:w="2268"/>
        <w:gridCol w:w="2410"/>
        <w:gridCol w:w="2693"/>
        <w:gridCol w:w="2268"/>
      </w:tblGrid>
      <w:tr w:rsidR="006D6B22" w:rsidRPr="00875FC6" w:rsidTr="003F74FB">
        <w:tc>
          <w:tcPr>
            <w:tcW w:w="2268" w:type="dxa"/>
          </w:tcPr>
          <w:p w:rsidR="006D6B22" w:rsidRPr="00875FC6" w:rsidRDefault="006D6B22" w:rsidP="003F74FB">
            <w:pPr>
              <w:pStyle w:val="a3"/>
              <w:spacing w:before="60" w:after="60"/>
              <w:rPr>
                <w:rFonts w:ascii="Arial" w:hAnsi="Arial"/>
                <w:b/>
                <w:smallCaps/>
                <w:noProof/>
                <w:sz w:val="16"/>
              </w:rPr>
            </w:pPr>
            <w:r w:rsidRPr="00875FC6">
              <w:rPr>
                <w:rFonts w:ascii="Arial" w:hAnsi="Arial" w:cs="Arial"/>
                <w:sz w:val="16"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 w:rsidRPr="00875FC6">
              <w:rPr>
                <w:rFonts w:ascii="Arial" w:hAnsi="Arial" w:cs="Arial"/>
                <w:sz w:val="16"/>
              </w:rPr>
              <w:instrText xml:space="preserve">formcheckbox </w:instrText>
            </w:r>
            <w:r w:rsidR="002D6CDE">
              <w:rPr>
                <w:rFonts w:ascii="Arial" w:hAnsi="Arial" w:cs="Arial"/>
                <w:sz w:val="16"/>
              </w:rPr>
            </w:r>
            <w:r w:rsidR="002D6CDE">
              <w:rPr>
                <w:rFonts w:ascii="Arial" w:hAnsi="Arial" w:cs="Arial"/>
                <w:sz w:val="16"/>
              </w:rPr>
              <w:fldChar w:fldCharType="separate"/>
            </w:r>
            <w:r w:rsidRPr="00875FC6">
              <w:rPr>
                <w:rFonts w:ascii="Arial" w:hAnsi="Arial" w:cs="Arial"/>
                <w:sz w:val="16"/>
              </w:rPr>
              <w:fldChar w:fldCharType="end"/>
            </w:r>
            <w:r>
              <w:rPr>
                <w:rFonts w:ascii="Arial" w:hAnsi="Arial"/>
                <w:b/>
                <w:smallCaps/>
                <w:sz w:val="16"/>
              </w:rPr>
              <w:t xml:space="preserve">      </w:t>
            </w:r>
            <w:proofErr w:type="spellStart"/>
            <w:r>
              <w:rPr>
                <w:rFonts w:ascii="Arial" w:hAnsi="Arial"/>
                <w:b/>
                <w:smallCaps/>
                <w:sz w:val="16"/>
              </w:rPr>
              <w:t>For</w:t>
            </w:r>
            <w:proofErr w:type="spellEnd"/>
            <w:r>
              <w:rPr>
                <w:rFonts w:ascii="Arial" w:hAnsi="Arial"/>
                <w:b/>
                <w:smallCaps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mallCaps/>
                <w:sz w:val="16"/>
              </w:rPr>
              <w:t>Information</w:t>
            </w:r>
            <w:proofErr w:type="spellEnd"/>
            <w:r>
              <w:rPr>
                <w:rFonts w:ascii="Arial" w:hAnsi="Arial"/>
                <w:b/>
                <w:smallCaps/>
                <w:sz w:val="16"/>
              </w:rPr>
              <w:t xml:space="preserve"> / Для информации</w:t>
            </w:r>
          </w:p>
        </w:tc>
        <w:bookmarkStart w:id="12" w:name="Check3"/>
        <w:tc>
          <w:tcPr>
            <w:tcW w:w="2410" w:type="dxa"/>
          </w:tcPr>
          <w:p w:rsidR="00867161" w:rsidRDefault="006D6B22" w:rsidP="003F74FB">
            <w:pPr>
              <w:pStyle w:val="a3"/>
              <w:spacing w:before="60" w:after="60"/>
              <w:rPr>
                <w:rFonts w:ascii="Arial" w:hAnsi="Arial"/>
                <w:b/>
                <w:smallCaps/>
                <w:sz w:val="16"/>
              </w:rPr>
            </w:pPr>
            <w:r w:rsidRPr="00875FC6">
              <w:rPr>
                <w:rFonts w:ascii="Arial" w:hAnsi="Arial" w:cs="Arial"/>
                <w:sz w:val="16"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875FC6">
              <w:rPr>
                <w:rFonts w:ascii="Arial" w:hAnsi="Arial" w:cs="Arial"/>
                <w:sz w:val="16"/>
              </w:rPr>
              <w:instrText xml:space="preserve"> FORMCHECKBOX </w:instrText>
            </w:r>
            <w:r w:rsidR="002D6CDE">
              <w:rPr>
                <w:rFonts w:ascii="Arial" w:hAnsi="Arial" w:cs="Arial"/>
                <w:sz w:val="16"/>
              </w:rPr>
            </w:r>
            <w:r w:rsidR="002D6CDE">
              <w:rPr>
                <w:rFonts w:ascii="Arial" w:hAnsi="Arial" w:cs="Arial"/>
                <w:sz w:val="16"/>
              </w:rPr>
              <w:fldChar w:fldCharType="separate"/>
            </w:r>
            <w:r w:rsidRPr="00875FC6">
              <w:rPr>
                <w:rFonts w:ascii="Arial" w:hAnsi="Arial" w:cs="Arial"/>
                <w:sz w:val="16"/>
              </w:rPr>
              <w:fldChar w:fldCharType="end"/>
            </w:r>
            <w:bookmarkEnd w:id="12"/>
            <w:r>
              <w:rPr>
                <w:rFonts w:ascii="Arial" w:hAnsi="Arial"/>
                <w:b/>
                <w:smallCaps/>
                <w:sz w:val="16"/>
              </w:rPr>
              <w:t xml:space="preserve">      </w:t>
            </w:r>
            <w:proofErr w:type="spellStart"/>
            <w:r>
              <w:rPr>
                <w:rFonts w:ascii="Arial" w:hAnsi="Arial"/>
                <w:b/>
                <w:smallCaps/>
                <w:sz w:val="16"/>
              </w:rPr>
              <w:t>For</w:t>
            </w:r>
            <w:proofErr w:type="spellEnd"/>
            <w:r>
              <w:rPr>
                <w:rFonts w:ascii="Arial" w:hAnsi="Arial"/>
                <w:b/>
                <w:smallCaps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mallCaps/>
                <w:sz w:val="16"/>
              </w:rPr>
              <w:t>Review</w:t>
            </w:r>
            <w:proofErr w:type="spellEnd"/>
            <w:r>
              <w:rPr>
                <w:rFonts w:ascii="Arial" w:hAnsi="Arial"/>
                <w:b/>
                <w:smallCaps/>
                <w:sz w:val="16"/>
              </w:rPr>
              <w:t xml:space="preserve"> / </w:t>
            </w:r>
          </w:p>
          <w:p w:rsidR="006D6B22" w:rsidRPr="00875FC6" w:rsidRDefault="006D6B22" w:rsidP="003F74FB">
            <w:pPr>
              <w:pStyle w:val="a3"/>
              <w:spacing w:before="60" w:after="60"/>
              <w:rPr>
                <w:rFonts w:ascii="Arial" w:hAnsi="Arial"/>
                <w:b/>
                <w:smallCaps/>
                <w:noProof/>
                <w:sz w:val="16"/>
              </w:rPr>
            </w:pPr>
            <w:r>
              <w:rPr>
                <w:rFonts w:ascii="Arial" w:hAnsi="Arial"/>
                <w:b/>
                <w:smallCaps/>
                <w:sz w:val="16"/>
              </w:rPr>
              <w:t xml:space="preserve">Для рассмотрения </w:t>
            </w:r>
          </w:p>
        </w:tc>
        <w:tc>
          <w:tcPr>
            <w:tcW w:w="2693" w:type="dxa"/>
          </w:tcPr>
          <w:p w:rsidR="00867161" w:rsidRDefault="006D6B22" w:rsidP="003F74FB">
            <w:pPr>
              <w:pStyle w:val="a3"/>
              <w:spacing w:before="60" w:after="60"/>
              <w:rPr>
                <w:rFonts w:ascii="Arial" w:hAnsi="Arial"/>
                <w:b/>
                <w:smallCaps/>
                <w:sz w:val="16"/>
              </w:rPr>
            </w:pPr>
            <w:r w:rsidRPr="00875FC6">
              <w:rPr>
                <w:rFonts w:ascii="Arial" w:hAnsi="Arial" w:cs="Arial"/>
                <w:sz w:val="16"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875FC6">
              <w:rPr>
                <w:rFonts w:ascii="Arial" w:hAnsi="Arial" w:cs="Arial"/>
                <w:sz w:val="16"/>
              </w:rPr>
              <w:instrText xml:space="preserve">formcheckbox </w:instrText>
            </w:r>
            <w:r w:rsidR="002D6CDE">
              <w:rPr>
                <w:rFonts w:ascii="Arial" w:hAnsi="Arial" w:cs="Arial"/>
                <w:sz w:val="16"/>
              </w:rPr>
            </w:r>
            <w:r w:rsidR="002D6CDE">
              <w:rPr>
                <w:rFonts w:ascii="Arial" w:hAnsi="Arial" w:cs="Arial"/>
                <w:sz w:val="16"/>
              </w:rPr>
              <w:fldChar w:fldCharType="separate"/>
            </w:r>
            <w:r w:rsidRPr="00875FC6">
              <w:rPr>
                <w:rFonts w:ascii="Arial" w:hAnsi="Arial" w:cs="Arial"/>
                <w:sz w:val="16"/>
              </w:rPr>
              <w:fldChar w:fldCharType="end"/>
            </w:r>
            <w:r>
              <w:rPr>
                <w:rFonts w:ascii="Arial" w:hAnsi="Arial"/>
                <w:b/>
                <w:smallCaps/>
                <w:sz w:val="16"/>
              </w:rPr>
              <w:t xml:space="preserve">      </w:t>
            </w:r>
            <w:proofErr w:type="spellStart"/>
            <w:r>
              <w:rPr>
                <w:rFonts w:ascii="Arial" w:hAnsi="Arial"/>
                <w:b/>
                <w:smallCaps/>
                <w:sz w:val="16"/>
              </w:rPr>
              <w:t>For</w:t>
            </w:r>
            <w:proofErr w:type="spellEnd"/>
            <w:r>
              <w:rPr>
                <w:rFonts w:ascii="Arial" w:hAnsi="Arial"/>
                <w:b/>
                <w:smallCaps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mallCaps/>
                <w:sz w:val="16"/>
              </w:rPr>
              <w:t>Comment</w:t>
            </w:r>
            <w:proofErr w:type="spellEnd"/>
            <w:r>
              <w:rPr>
                <w:rFonts w:ascii="Arial" w:hAnsi="Arial"/>
                <w:b/>
                <w:smallCaps/>
                <w:sz w:val="16"/>
              </w:rPr>
              <w:t xml:space="preserve"> / </w:t>
            </w:r>
          </w:p>
          <w:p w:rsidR="006D6B22" w:rsidRPr="00875FC6" w:rsidRDefault="006D6B22" w:rsidP="003F74FB">
            <w:pPr>
              <w:pStyle w:val="a3"/>
              <w:spacing w:before="60" w:after="60"/>
              <w:rPr>
                <w:rFonts w:ascii="Arial" w:hAnsi="Arial"/>
                <w:b/>
                <w:smallCaps/>
                <w:noProof/>
                <w:sz w:val="16"/>
              </w:rPr>
            </w:pPr>
            <w:r>
              <w:rPr>
                <w:rFonts w:ascii="Arial" w:hAnsi="Arial"/>
                <w:b/>
                <w:smallCaps/>
                <w:sz w:val="16"/>
              </w:rPr>
              <w:t>Для комментариев</w:t>
            </w:r>
          </w:p>
        </w:tc>
        <w:tc>
          <w:tcPr>
            <w:tcW w:w="2268" w:type="dxa"/>
          </w:tcPr>
          <w:p w:rsidR="00867161" w:rsidRDefault="006D6B22" w:rsidP="003F74FB">
            <w:pPr>
              <w:pStyle w:val="a3"/>
              <w:spacing w:before="60" w:after="60"/>
              <w:rPr>
                <w:rFonts w:ascii="Arial" w:hAnsi="Arial"/>
                <w:b/>
                <w:smallCaps/>
                <w:sz w:val="16"/>
              </w:rPr>
            </w:pPr>
            <w:r w:rsidRPr="00875FC6">
              <w:rPr>
                <w:rFonts w:ascii="Arial" w:hAnsi="Arial" w:cs="Arial"/>
                <w:sz w:val="16"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875FC6">
              <w:rPr>
                <w:rFonts w:ascii="Arial" w:hAnsi="Arial" w:cs="Arial"/>
                <w:sz w:val="16"/>
              </w:rPr>
              <w:instrText xml:space="preserve">formcheckbox </w:instrText>
            </w:r>
            <w:r w:rsidR="002D6CDE">
              <w:rPr>
                <w:rFonts w:ascii="Arial" w:hAnsi="Arial" w:cs="Arial"/>
                <w:sz w:val="16"/>
              </w:rPr>
            </w:r>
            <w:r w:rsidR="002D6CDE">
              <w:rPr>
                <w:rFonts w:ascii="Arial" w:hAnsi="Arial" w:cs="Arial"/>
                <w:sz w:val="16"/>
              </w:rPr>
              <w:fldChar w:fldCharType="separate"/>
            </w:r>
            <w:r w:rsidRPr="00875FC6">
              <w:rPr>
                <w:rFonts w:ascii="Arial" w:hAnsi="Arial" w:cs="Arial"/>
                <w:sz w:val="16"/>
              </w:rPr>
              <w:fldChar w:fldCharType="end"/>
            </w:r>
            <w:r>
              <w:rPr>
                <w:rFonts w:ascii="Arial" w:hAnsi="Arial"/>
                <w:b/>
                <w:smallCaps/>
                <w:sz w:val="16"/>
              </w:rPr>
              <w:t xml:space="preserve">      </w:t>
            </w:r>
            <w:proofErr w:type="spellStart"/>
            <w:r>
              <w:rPr>
                <w:rFonts w:ascii="Arial" w:hAnsi="Arial"/>
                <w:b/>
                <w:smallCaps/>
                <w:sz w:val="16"/>
              </w:rPr>
              <w:t>For</w:t>
            </w:r>
            <w:proofErr w:type="spellEnd"/>
            <w:r>
              <w:rPr>
                <w:rFonts w:ascii="Arial" w:hAnsi="Arial"/>
                <w:b/>
                <w:smallCaps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mallCaps/>
                <w:sz w:val="16"/>
              </w:rPr>
              <w:t>Approval</w:t>
            </w:r>
            <w:proofErr w:type="spellEnd"/>
            <w:r>
              <w:rPr>
                <w:rFonts w:ascii="Arial" w:hAnsi="Arial"/>
                <w:b/>
                <w:smallCaps/>
                <w:sz w:val="16"/>
              </w:rPr>
              <w:t xml:space="preserve"> / </w:t>
            </w:r>
          </w:p>
          <w:p w:rsidR="006D6B22" w:rsidRPr="00875FC6" w:rsidRDefault="006D6B22" w:rsidP="003F74FB">
            <w:pPr>
              <w:pStyle w:val="a3"/>
              <w:spacing w:before="60" w:after="60"/>
              <w:rPr>
                <w:rFonts w:ascii="Arial" w:hAnsi="Arial"/>
                <w:b/>
                <w:smallCaps/>
                <w:noProof/>
                <w:sz w:val="16"/>
              </w:rPr>
            </w:pPr>
            <w:r>
              <w:rPr>
                <w:rFonts w:ascii="Arial" w:hAnsi="Arial"/>
                <w:b/>
                <w:smallCaps/>
                <w:sz w:val="16"/>
              </w:rPr>
              <w:t>Для утверждения</w:t>
            </w:r>
          </w:p>
        </w:tc>
      </w:tr>
      <w:tr w:rsidR="006D6B22" w:rsidRPr="00875FC6" w:rsidTr="003F74FB">
        <w:tc>
          <w:tcPr>
            <w:tcW w:w="2268" w:type="dxa"/>
          </w:tcPr>
          <w:p w:rsidR="00867161" w:rsidRDefault="006D6B22" w:rsidP="003F74FB">
            <w:pPr>
              <w:pStyle w:val="a3"/>
              <w:spacing w:before="60" w:after="60"/>
              <w:rPr>
                <w:rFonts w:ascii="Arial" w:hAnsi="Arial"/>
                <w:b/>
                <w:smallCaps/>
                <w:sz w:val="16"/>
              </w:rPr>
            </w:pPr>
            <w:r w:rsidRPr="00875FC6">
              <w:rPr>
                <w:rFonts w:ascii="Arial" w:hAnsi="Arial" w:cs="Arial"/>
                <w:sz w:val="16"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 w:rsidRPr="00875FC6">
              <w:rPr>
                <w:rFonts w:ascii="Arial" w:hAnsi="Arial" w:cs="Arial"/>
                <w:sz w:val="16"/>
              </w:rPr>
              <w:instrText xml:space="preserve">formcheckbox </w:instrText>
            </w:r>
            <w:r w:rsidR="002D6CDE">
              <w:rPr>
                <w:rFonts w:ascii="Arial" w:hAnsi="Arial" w:cs="Arial"/>
                <w:sz w:val="16"/>
              </w:rPr>
            </w:r>
            <w:r w:rsidR="002D6CDE">
              <w:rPr>
                <w:rFonts w:ascii="Arial" w:hAnsi="Arial" w:cs="Arial"/>
                <w:sz w:val="16"/>
              </w:rPr>
              <w:fldChar w:fldCharType="separate"/>
            </w:r>
            <w:r w:rsidRPr="00875FC6">
              <w:rPr>
                <w:rFonts w:ascii="Arial" w:hAnsi="Arial" w:cs="Arial"/>
                <w:sz w:val="16"/>
              </w:rPr>
              <w:fldChar w:fldCharType="end"/>
            </w:r>
            <w:r>
              <w:rPr>
                <w:rFonts w:ascii="Arial" w:hAnsi="Arial"/>
                <w:b/>
                <w:smallCaps/>
                <w:sz w:val="16"/>
              </w:rPr>
              <w:t xml:space="preserve">      </w:t>
            </w:r>
            <w:proofErr w:type="spellStart"/>
            <w:r>
              <w:rPr>
                <w:rFonts w:ascii="Arial" w:hAnsi="Arial"/>
                <w:b/>
                <w:smallCaps/>
                <w:sz w:val="16"/>
              </w:rPr>
              <w:t>For</w:t>
            </w:r>
            <w:proofErr w:type="spellEnd"/>
            <w:r>
              <w:rPr>
                <w:rFonts w:ascii="Arial" w:hAnsi="Arial"/>
                <w:b/>
                <w:smallCaps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mallCaps/>
                <w:sz w:val="16"/>
              </w:rPr>
              <w:t>Action</w:t>
            </w:r>
            <w:proofErr w:type="spellEnd"/>
            <w:r>
              <w:rPr>
                <w:rFonts w:ascii="Arial" w:hAnsi="Arial"/>
                <w:b/>
                <w:smallCaps/>
                <w:sz w:val="16"/>
              </w:rPr>
              <w:t xml:space="preserve"> / </w:t>
            </w:r>
          </w:p>
          <w:p w:rsidR="006D6B22" w:rsidRPr="00875FC6" w:rsidRDefault="006D6B22" w:rsidP="003F74FB">
            <w:pPr>
              <w:pStyle w:val="a3"/>
              <w:spacing w:before="60" w:after="60"/>
              <w:rPr>
                <w:rFonts w:ascii="Arial" w:hAnsi="Arial"/>
                <w:b/>
                <w:smallCaps/>
                <w:noProof/>
                <w:sz w:val="16"/>
              </w:rPr>
            </w:pPr>
            <w:r>
              <w:rPr>
                <w:rFonts w:ascii="Arial" w:hAnsi="Arial"/>
                <w:b/>
                <w:smallCaps/>
                <w:sz w:val="16"/>
              </w:rPr>
              <w:t>Для исполнения</w:t>
            </w:r>
          </w:p>
        </w:tc>
        <w:tc>
          <w:tcPr>
            <w:tcW w:w="2410" w:type="dxa"/>
          </w:tcPr>
          <w:p w:rsidR="00867161" w:rsidRDefault="006D6B22" w:rsidP="003F74FB">
            <w:pPr>
              <w:pStyle w:val="a3"/>
              <w:spacing w:before="60" w:after="60"/>
              <w:rPr>
                <w:rFonts w:ascii="Arial" w:hAnsi="Arial"/>
                <w:b/>
                <w:smallCaps/>
                <w:sz w:val="16"/>
              </w:rPr>
            </w:pPr>
            <w:r w:rsidRPr="00875FC6">
              <w:rPr>
                <w:rFonts w:ascii="Arial" w:hAnsi="Arial"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 w:rsidRPr="00875FC6">
              <w:rPr>
                <w:rFonts w:ascii="Arial" w:hAnsi="Arial" w:cs="Arial"/>
                <w:sz w:val="16"/>
              </w:rPr>
              <w:instrText xml:space="preserve"> FORMCHECKBOX </w:instrText>
            </w:r>
            <w:r w:rsidR="002D6CDE">
              <w:rPr>
                <w:rFonts w:ascii="Arial" w:hAnsi="Arial" w:cs="Arial"/>
                <w:sz w:val="16"/>
              </w:rPr>
            </w:r>
            <w:r w:rsidR="002D6CDE">
              <w:rPr>
                <w:rFonts w:ascii="Arial" w:hAnsi="Arial" w:cs="Arial"/>
                <w:sz w:val="16"/>
              </w:rPr>
              <w:fldChar w:fldCharType="separate"/>
            </w:r>
            <w:r w:rsidRPr="00875FC6">
              <w:rPr>
                <w:rFonts w:ascii="Arial" w:hAnsi="Arial" w:cs="Arial"/>
                <w:sz w:val="16"/>
              </w:rPr>
              <w:fldChar w:fldCharType="end"/>
            </w:r>
            <w:r>
              <w:rPr>
                <w:rFonts w:ascii="Arial" w:hAnsi="Arial"/>
                <w:b/>
                <w:smallCaps/>
                <w:sz w:val="16"/>
              </w:rPr>
              <w:t xml:space="preserve">      </w:t>
            </w:r>
            <w:proofErr w:type="spellStart"/>
            <w:r>
              <w:rPr>
                <w:rFonts w:ascii="Arial" w:hAnsi="Arial"/>
                <w:b/>
                <w:smallCaps/>
                <w:sz w:val="16"/>
              </w:rPr>
              <w:t>For</w:t>
            </w:r>
            <w:proofErr w:type="spellEnd"/>
            <w:r>
              <w:rPr>
                <w:rFonts w:ascii="Arial" w:hAnsi="Arial"/>
                <w:b/>
                <w:smallCaps/>
                <w:sz w:val="16"/>
              </w:rPr>
              <w:t xml:space="preserve"> </w:t>
            </w:r>
            <w:proofErr w:type="spellStart"/>
            <w:r w:rsidRPr="008C542D">
              <w:rPr>
                <w:rFonts w:ascii="Arial" w:hAnsi="Arial"/>
                <w:b/>
                <w:smallCaps/>
                <w:sz w:val="16"/>
              </w:rPr>
              <w:t>Record</w:t>
            </w:r>
            <w:proofErr w:type="spellEnd"/>
            <w:r w:rsidRPr="008C542D">
              <w:rPr>
                <w:rFonts w:ascii="Arial" w:hAnsi="Arial"/>
                <w:b/>
                <w:smallCaps/>
                <w:sz w:val="16"/>
              </w:rPr>
              <w:t xml:space="preserve"> </w:t>
            </w:r>
            <w:r>
              <w:rPr>
                <w:rFonts w:ascii="Arial" w:hAnsi="Arial"/>
                <w:b/>
                <w:smallCaps/>
                <w:sz w:val="16"/>
              </w:rPr>
              <w:t xml:space="preserve">/ </w:t>
            </w:r>
          </w:p>
          <w:p w:rsidR="006D6B22" w:rsidRPr="00875FC6" w:rsidRDefault="006D6B22" w:rsidP="003F74FB">
            <w:pPr>
              <w:pStyle w:val="a3"/>
              <w:spacing w:before="60" w:after="60"/>
              <w:rPr>
                <w:rFonts w:ascii="Arial" w:hAnsi="Arial"/>
                <w:b/>
                <w:smallCaps/>
                <w:noProof/>
                <w:sz w:val="16"/>
              </w:rPr>
            </w:pPr>
            <w:r>
              <w:rPr>
                <w:rFonts w:ascii="Arial" w:hAnsi="Arial"/>
                <w:b/>
                <w:smallCaps/>
                <w:sz w:val="16"/>
              </w:rPr>
              <w:t>Для учета</w:t>
            </w:r>
          </w:p>
        </w:tc>
        <w:tc>
          <w:tcPr>
            <w:tcW w:w="2693" w:type="dxa"/>
          </w:tcPr>
          <w:p w:rsidR="00867161" w:rsidRDefault="006D6B22" w:rsidP="003F74FB">
            <w:pPr>
              <w:pStyle w:val="a3"/>
              <w:spacing w:before="60" w:after="60"/>
              <w:rPr>
                <w:rFonts w:ascii="Arial" w:hAnsi="Arial"/>
                <w:b/>
                <w:smallCaps/>
                <w:sz w:val="16"/>
              </w:rPr>
            </w:pPr>
            <w:r w:rsidRPr="00875FC6">
              <w:rPr>
                <w:rFonts w:ascii="Arial" w:hAnsi="Arial" w:cs="Arial"/>
                <w:sz w:val="16"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875FC6">
              <w:rPr>
                <w:rFonts w:ascii="Arial" w:hAnsi="Arial" w:cs="Arial"/>
                <w:sz w:val="16"/>
              </w:rPr>
              <w:instrText xml:space="preserve">formcheckbox </w:instrText>
            </w:r>
            <w:r w:rsidR="002D6CDE">
              <w:rPr>
                <w:rFonts w:ascii="Arial" w:hAnsi="Arial" w:cs="Arial"/>
                <w:sz w:val="16"/>
              </w:rPr>
            </w:r>
            <w:r w:rsidR="002D6CDE">
              <w:rPr>
                <w:rFonts w:ascii="Arial" w:hAnsi="Arial" w:cs="Arial"/>
                <w:sz w:val="16"/>
              </w:rPr>
              <w:fldChar w:fldCharType="separate"/>
            </w:r>
            <w:r w:rsidRPr="00875FC6">
              <w:rPr>
                <w:rFonts w:ascii="Arial" w:hAnsi="Arial" w:cs="Arial"/>
                <w:sz w:val="16"/>
              </w:rPr>
              <w:fldChar w:fldCharType="end"/>
            </w:r>
            <w:r>
              <w:rPr>
                <w:rFonts w:ascii="Arial" w:hAnsi="Arial"/>
                <w:b/>
                <w:smallCaps/>
                <w:sz w:val="16"/>
              </w:rPr>
              <w:t xml:space="preserve">      </w:t>
            </w:r>
            <w:proofErr w:type="spellStart"/>
            <w:r>
              <w:rPr>
                <w:rFonts w:ascii="Arial" w:hAnsi="Arial"/>
                <w:b/>
                <w:smallCaps/>
                <w:sz w:val="16"/>
              </w:rPr>
              <w:t>For</w:t>
            </w:r>
            <w:proofErr w:type="spellEnd"/>
            <w:r>
              <w:rPr>
                <w:rFonts w:ascii="Arial" w:hAnsi="Arial"/>
                <w:b/>
                <w:smallCaps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mallCaps/>
                <w:sz w:val="16"/>
              </w:rPr>
              <w:t>Revision</w:t>
            </w:r>
            <w:proofErr w:type="spellEnd"/>
            <w:r>
              <w:rPr>
                <w:rFonts w:ascii="Arial" w:hAnsi="Arial"/>
                <w:b/>
                <w:smallCaps/>
                <w:sz w:val="16"/>
              </w:rPr>
              <w:t xml:space="preserve"> / </w:t>
            </w:r>
          </w:p>
          <w:p w:rsidR="006D6B22" w:rsidRPr="00875FC6" w:rsidRDefault="006D6B22" w:rsidP="003F74FB">
            <w:pPr>
              <w:pStyle w:val="a3"/>
              <w:spacing w:before="60" w:after="60"/>
              <w:rPr>
                <w:rFonts w:ascii="Arial" w:hAnsi="Arial"/>
                <w:b/>
                <w:smallCaps/>
                <w:noProof/>
                <w:sz w:val="16"/>
              </w:rPr>
            </w:pPr>
            <w:r>
              <w:rPr>
                <w:rFonts w:ascii="Arial" w:hAnsi="Arial"/>
                <w:b/>
                <w:smallCaps/>
                <w:sz w:val="16"/>
              </w:rPr>
              <w:t>Для пересмотра</w:t>
            </w:r>
          </w:p>
        </w:tc>
        <w:tc>
          <w:tcPr>
            <w:tcW w:w="2268" w:type="dxa"/>
          </w:tcPr>
          <w:p w:rsidR="006D6B22" w:rsidRPr="00875FC6" w:rsidRDefault="006D6B22" w:rsidP="00867161">
            <w:pPr>
              <w:pStyle w:val="a3"/>
              <w:spacing w:before="60" w:after="60"/>
              <w:rPr>
                <w:rFonts w:ascii="Arial" w:hAnsi="Arial"/>
                <w:b/>
                <w:smallCaps/>
                <w:noProof/>
                <w:sz w:val="16"/>
              </w:rPr>
            </w:pPr>
            <w:r w:rsidRPr="00875FC6">
              <w:rPr>
                <w:rFonts w:ascii="Arial" w:hAnsi="Arial"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875FC6">
              <w:rPr>
                <w:rFonts w:ascii="Arial" w:hAnsi="Arial" w:cs="Arial"/>
                <w:sz w:val="16"/>
              </w:rPr>
              <w:instrText xml:space="preserve"> FORMCHECKBOX </w:instrText>
            </w:r>
            <w:r w:rsidR="002D6CDE">
              <w:rPr>
                <w:rFonts w:ascii="Arial" w:hAnsi="Arial" w:cs="Arial"/>
                <w:sz w:val="16"/>
              </w:rPr>
            </w:r>
            <w:r w:rsidR="002D6CDE">
              <w:rPr>
                <w:rFonts w:ascii="Arial" w:hAnsi="Arial" w:cs="Arial"/>
                <w:sz w:val="16"/>
              </w:rPr>
              <w:fldChar w:fldCharType="separate"/>
            </w:r>
            <w:r w:rsidRPr="00875FC6">
              <w:rPr>
                <w:rFonts w:ascii="Arial" w:hAnsi="Arial" w:cs="Arial"/>
                <w:sz w:val="16"/>
              </w:rPr>
              <w:fldChar w:fldCharType="end"/>
            </w:r>
            <w:r>
              <w:rPr>
                <w:rFonts w:ascii="Arial" w:hAnsi="Arial"/>
                <w:b/>
                <w:smallCaps/>
                <w:sz w:val="16"/>
              </w:rPr>
              <w:t xml:space="preserve">      </w:t>
            </w:r>
            <w:proofErr w:type="spellStart"/>
            <w:r>
              <w:rPr>
                <w:rFonts w:ascii="Arial" w:hAnsi="Arial"/>
                <w:b/>
                <w:smallCaps/>
                <w:sz w:val="16"/>
              </w:rPr>
              <w:t>Others</w:t>
            </w:r>
            <w:proofErr w:type="spellEnd"/>
            <w:r>
              <w:rPr>
                <w:rFonts w:ascii="Arial" w:hAnsi="Arial"/>
                <w:b/>
                <w:smallCaps/>
                <w:sz w:val="16"/>
              </w:rPr>
              <w:t xml:space="preserve"> / Проч</w:t>
            </w:r>
            <w:r w:rsidR="00867161">
              <w:rPr>
                <w:rFonts w:ascii="Arial" w:hAnsi="Arial"/>
                <w:b/>
                <w:smallCaps/>
                <w:sz w:val="16"/>
              </w:rPr>
              <w:t>е</w:t>
            </w:r>
            <w:r>
              <w:rPr>
                <w:rFonts w:ascii="Arial" w:hAnsi="Arial"/>
                <w:b/>
                <w:smallCaps/>
                <w:sz w:val="16"/>
              </w:rPr>
              <w:t xml:space="preserve">е </w:t>
            </w:r>
          </w:p>
        </w:tc>
      </w:tr>
    </w:tbl>
    <w:p w:rsidR="006D6B22" w:rsidRPr="00875FC6" w:rsidRDefault="006D6B22" w:rsidP="00875FC6">
      <w:pPr>
        <w:pStyle w:val="a3"/>
        <w:spacing w:before="60" w:after="60"/>
        <w:ind w:left="-446"/>
        <w:rPr>
          <w:rFonts w:ascii="Arial" w:hAnsi="Arial"/>
          <w:b/>
          <w:smallCaps/>
          <w:noProof/>
          <w:sz w:val="16"/>
          <w:lang w:val="en-US"/>
        </w:rPr>
      </w:pPr>
    </w:p>
    <w:p w:rsidR="006D6B22" w:rsidRPr="00875FC6" w:rsidRDefault="006D6B22" w:rsidP="00875FC6">
      <w:pPr>
        <w:pStyle w:val="a3"/>
        <w:spacing w:before="60" w:after="60"/>
        <w:rPr>
          <w:rFonts w:ascii="Arial" w:hAnsi="Arial"/>
          <w:b/>
          <w:smallCaps/>
          <w:noProof/>
          <w:color w:val="FF0000"/>
          <w:sz w:val="16"/>
        </w:rPr>
      </w:pPr>
      <w:proofErr w:type="spellStart"/>
      <w:r>
        <w:rPr>
          <w:rFonts w:ascii="Arial" w:hAnsi="Arial"/>
          <w:b/>
          <w:smallCaps/>
          <w:color w:val="FF0000"/>
          <w:sz w:val="16"/>
        </w:rPr>
        <w:t>Documents</w:t>
      </w:r>
      <w:proofErr w:type="spellEnd"/>
      <w:r>
        <w:rPr>
          <w:rFonts w:ascii="Arial" w:hAnsi="Arial"/>
          <w:b/>
          <w:smallCaps/>
          <w:color w:val="FF0000"/>
          <w:sz w:val="16"/>
        </w:rPr>
        <w:t xml:space="preserve"> / Документы</w:t>
      </w:r>
    </w:p>
    <w:tbl>
      <w:tblPr>
        <w:tblW w:w="9639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6662"/>
        <w:gridCol w:w="1276"/>
        <w:gridCol w:w="850"/>
      </w:tblGrid>
      <w:tr w:rsidR="006D6B22" w:rsidRPr="00875FC6" w:rsidTr="003F74FB">
        <w:trPr>
          <w:cantSplit/>
        </w:trPr>
        <w:tc>
          <w:tcPr>
            <w:tcW w:w="851" w:type="dxa"/>
            <w:vAlign w:val="center"/>
          </w:tcPr>
          <w:p w:rsidR="006D6B22" w:rsidRPr="00875FC6" w:rsidRDefault="006D6B22" w:rsidP="003F74FB">
            <w:pPr>
              <w:pStyle w:val="a3"/>
              <w:jc w:val="center"/>
              <w:rPr>
                <w:rFonts w:ascii="Arial" w:hAnsi="Arial"/>
                <w:b/>
                <w:noProof/>
              </w:rPr>
            </w:pPr>
            <w:proofErr w:type="spellStart"/>
            <w:r>
              <w:rPr>
                <w:rFonts w:ascii="Arial" w:hAnsi="Arial"/>
                <w:b/>
              </w:rPr>
              <w:t>Item</w:t>
            </w:r>
            <w:proofErr w:type="spellEnd"/>
            <w:r>
              <w:rPr>
                <w:rFonts w:ascii="Arial" w:hAnsi="Arial"/>
                <w:b/>
              </w:rPr>
              <w:t xml:space="preserve"> / Пункт</w:t>
            </w:r>
          </w:p>
        </w:tc>
        <w:tc>
          <w:tcPr>
            <w:tcW w:w="6662" w:type="dxa"/>
            <w:vAlign w:val="center"/>
          </w:tcPr>
          <w:p w:rsidR="006D6B22" w:rsidRPr="00875FC6" w:rsidRDefault="006D6B22" w:rsidP="003F74FB">
            <w:pPr>
              <w:pStyle w:val="a3"/>
              <w:jc w:val="center"/>
              <w:rPr>
                <w:rFonts w:ascii="Arial" w:hAnsi="Arial"/>
                <w:b/>
                <w:noProof/>
              </w:rPr>
            </w:pPr>
            <w:proofErr w:type="spellStart"/>
            <w:r>
              <w:rPr>
                <w:rFonts w:ascii="Arial" w:hAnsi="Arial"/>
                <w:b/>
              </w:rPr>
              <w:t>Document</w:t>
            </w:r>
            <w:proofErr w:type="spellEnd"/>
            <w:r>
              <w:rPr>
                <w:rFonts w:ascii="Arial" w:hAnsi="Arial"/>
                <w:b/>
              </w:rPr>
              <w:t xml:space="preserve"> &amp; </w:t>
            </w:r>
            <w:proofErr w:type="spellStart"/>
            <w:r>
              <w:rPr>
                <w:rFonts w:ascii="Arial" w:hAnsi="Arial"/>
                <w:b/>
              </w:rPr>
              <w:t>Action</w:t>
            </w:r>
            <w:proofErr w:type="spellEnd"/>
            <w:r>
              <w:rPr>
                <w:rFonts w:ascii="Arial" w:hAnsi="Arial"/>
                <w:b/>
              </w:rPr>
              <w:t xml:space="preserve"> </w:t>
            </w:r>
            <w:proofErr w:type="spellStart"/>
            <w:r>
              <w:rPr>
                <w:rFonts w:ascii="Arial" w:hAnsi="Arial"/>
                <w:b/>
              </w:rPr>
              <w:t>Details</w:t>
            </w:r>
            <w:proofErr w:type="spellEnd"/>
            <w:r>
              <w:rPr>
                <w:rFonts w:ascii="Arial" w:hAnsi="Arial"/>
                <w:b/>
              </w:rPr>
              <w:t xml:space="preserve"> / Сведения о документе и действиях</w:t>
            </w:r>
          </w:p>
        </w:tc>
        <w:tc>
          <w:tcPr>
            <w:tcW w:w="1276" w:type="dxa"/>
            <w:vAlign w:val="center"/>
          </w:tcPr>
          <w:p w:rsidR="006D6B22" w:rsidRPr="00875FC6" w:rsidRDefault="006D6B22" w:rsidP="003F74FB">
            <w:pPr>
              <w:pStyle w:val="a3"/>
              <w:jc w:val="center"/>
              <w:rPr>
                <w:rFonts w:ascii="Arial" w:hAnsi="Arial"/>
                <w:b/>
                <w:noProof/>
              </w:rPr>
            </w:pPr>
            <w:proofErr w:type="spellStart"/>
            <w:r>
              <w:rPr>
                <w:rFonts w:ascii="Arial" w:hAnsi="Arial"/>
                <w:b/>
              </w:rPr>
              <w:t>Rev</w:t>
            </w:r>
            <w:proofErr w:type="spellEnd"/>
            <w:r>
              <w:rPr>
                <w:rFonts w:ascii="Arial" w:hAnsi="Arial"/>
                <w:b/>
              </w:rPr>
              <w:t xml:space="preserve"> / Ред.</w:t>
            </w:r>
          </w:p>
        </w:tc>
        <w:tc>
          <w:tcPr>
            <w:tcW w:w="850" w:type="dxa"/>
            <w:vAlign w:val="center"/>
          </w:tcPr>
          <w:p w:rsidR="006D6B22" w:rsidRPr="00875FC6" w:rsidRDefault="006D6B22" w:rsidP="003F74FB">
            <w:pPr>
              <w:pStyle w:val="a3"/>
              <w:jc w:val="center"/>
              <w:rPr>
                <w:rFonts w:ascii="Arial" w:hAnsi="Arial"/>
                <w:b/>
                <w:noProof/>
              </w:rPr>
            </w:pPr>
            <w:proofErr w:type="spellStart"/>
            <w:r>
              <w:rPr>
                <w:rFonts w:ascii="Arial" w:hAnsi="Arial"/>
                <w:b/>
              </w:rPr>
              <w:t>Qty</w:t>
            </w:r>
            <w:proofErr w:type="spellEnd"/>
            <w:r>
              <w:rPr>
                <w:rFonts w:ascii="Arial" w:hAnsi="Arial"/>
                <w:b/>
              </w:rPr>
              <w:t xml:space="preserve"> / Кол.</w:t>
            </w:r>
          </w:p>
        </w:tc>
      </w:tr>
      <w:bookmarkStart w:id="13" w:name="Text64"/>
      <w:tr w:rsidR="006D6B22" w:rsidRPr="00875FC6" w:rsidTr="003F74FB">
        <w:trPr>
          <w:cantSplit/>
          <w:trHeight w:val="460"/>
        </w:trPr>
        <w:tc>
          <w:tcPr>
            <w:tcW w:w="851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64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13"/>
          </w:p>
        </w:tc>
        <w:bookmarkStart w:id="14" w:name="Text61"/>
        <w:tc>
          <w:tcPr>
            <w:tcW w:w="6662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14"/>
          </w:p>
        </w:tc>
        <w:bookmarkStart w:id="15" w:name="Text13"/>
        <w:tc>
          <w:tcPr>
            <w:tcW w:w="1276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b/>
                <w:noProof/>
              </w:rPr>
            </w:pPr>
            <w:r w:rsidRPr="00875FC6">
              <w:rPr>
                <w:rFonts w:ascii="Arial" w:hAnsi="Arial"/>
                <w:b/>
              </w:rPr>
              <w:fldChar w:fldCharType="begin" w:fldLock="1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  <w:b/>
              </w:rPr>
              <w:instrText xml:space="preserve"> FORMTEXT </w:instrText>
            </w:r>
            <w:r w:rsidRPr="00875FC6">
              <w:rPr>
                <w:rFonts w:ascii="Arial" w:hAnsi="Arial"/>
                <w:b/>
              </w:rPr>
            </w:r>
            <w:r w:rsidRPr="00875FC6">
              <w:rPr>
                <w:rFonts w:ascii="Arial" w:hAnsi="Arial"/>
                <w:b/>
              </w:rPr>
              <w:fldChar w:fldCharType="separate"/>
            </w:r>
            <w:r>
              <w:rPr>
                <w:rFonts w:ascii="Arial" w:hAnsi="Arial"/>
                <w:b/>
              </w:rPr>
              <w:t>     </w:t>
            </w:r>
            <w:r w:rsidRPr="00875FC6">
              <w:rPr>
                <w:rFonts w:ascii="Arial" w:hAnsi="Arial"/>
                <w:b/>
              </w:rPr>
              <w:fldChar w:fldCharType="end"/>
            </w:r>
            <w:bookmarkEnd w:id="15"/>
          </w:p>
        </w:tc>
        <w:bookmarkStart w:id="16" w:name="Text65"/>
        <w:tc>
          <w:tcPr>
            <w:tcW w:w="850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65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16"/>
          </w:p>
        </w:tc>
      </w:tr>
      <w:bookmarkStart w:id="17" w:name="Text63"/>
      <w:tr w:rsidR="006D6B22" w:rsidRPr="00875FC6" w:rsidTr="003F74FB">
        <w:trPr>
          <w:cantSplit/>
          <w:trHeight w:val="460"/>
        </w:trPr>
        <w:tc>
          <w:tcPr>
            <w:tcW w:w="851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17"/>
          </w:p>
        </w:tc>
        <w:bookmarkStart w:id="18" w:name="Text62"/>
        <w:tc>
          <w:tcPr>
            <w:tcW w:w="6662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18"/>
          </w:p>
        </w:tc>
        <w:bookmarkStart w:id="19" w:name="Text17"/>
        <w:tc>
          <w:tcPr>
            <w:tcW w:w="1276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19"/>
          </w:p>
        </w:tc>
        <w:bookmarkStart w:id="20" w:name="Text66"/>
        <w:tc>
          <w:tcPr>
            <w:tcW w:w="850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66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20"/>
          </w:p>
        </w:tc>
      </w:tr>
      <w:bookmarkStart w:id="21" w:name="Text19"/>
      <w:tr w:rsidR="006D6B22" w:rsidRPr="00875FC6" w:rsidTr="003F74FB">
        <w:trPr>
          <w:cantSplit/>
          <w:trHeight w:val="460"/>
        </w:trPr>
        <w:tc>
          <w:tcPr>
            <w:tcW w:w="851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21"/>
          </w:p>
        </w:tc>
        <w:bookmarkStart w:id="22" w:name="Text67"/>
        <w:tc>
          <w:tcPr>
            <w:tcW w:w="6662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67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Start w:id="23" w:name="Text20"/>
            <w:bookmarkEnd w:id="22"/>
            <w:r w:rsidRPr="00875FC6">
              <w:rPr>
                <w:rFonts w:ascii="Arial" w:hAnsi="Arial"/>
              </w:rPr>
              <w:fldChar w:fldCharType="begin" w:fldLock="1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23"/>
          </w:p>
        </w:tc>
        <w:bookmarkStart w:id="24" w:name="Text21"/>
        <w:tc>
          <w:tcPr>
            <w:tcW w:w="1276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24"/>
          </w:p>
        </w:tc>
        <w:bookmarkStart w:id="25" w:name="Text22"/>
        <w:tc>
          <w:tcPr>
            <w:tcW w:w="850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25"/>
          </w:p>
        </w:tc>
      </w:tr>
      <w:bookmarkStart w:id="26" w:name="Text23"/>
      <w:tr w:rsidR="006D6B22" w:rsidRPr="00875FC6" w:rsidTr="003F74FB">
        <w:trPr>
          <w:cantSplit/>
          <w:trHeight w:val="460"/>
        </w:trPr>
        <w:tc>
          <w:tcPr>
            <w:tcW w:w="851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26"/>
          </w:p>
        </w:tc>
        <w:bookmarkStart w:id="27" w:name="Text24"/>
        <w:tc>
          <w:tcPr>
            <w:tcW w:w="6662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27"/>
          </w:p>
        </w:tc>
        <w:bookmarkStart w:id="28" w:name="Text25"/>
        <w:tc>
          <w:tcPr>
            <w:tcW w:w="1276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25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28"/>
          </w:p>
        </w:tc>
        <w:bookmarkStart w:id="29" w:name="Text26"/>
        <w:tc>
          <w:tcPr>
            <w:tcW w:w="850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29"/>
          </w:p>
        </w:tc>
      </w:tr>
      <w:bookmarkStart w:id="30" w:name="Text27"/>
      <w:tr w:rsidR="006D6B22" w:rsidRPr="00875FC6" w:rsidTr="003F74FB">
        <w:trPr>
          <w:cantSplit/>
          <w:trHeight w:val="460"/>
        </w:trPr>
        <w:tc>
          <w:tcPr>
            <w:tcW w:w="851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27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30"/>
          </w:p>
        </w:tc>
        <w:bookmarkStart w:id="31" w:name="Text28"/>
        <w:tc>
          <w:tcPr>
            <w:tcW w:w="6662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28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31"/>
          </w:p>
        </w:tc>
        <w:bookmarkStart w:id="32" w:name="Text29"/>
        <w:tc>
          <w:tcPr>
            <w:tcW w:w="1276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29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32"/>
          </w:p>
        </w:tc>
        <w:bookmarkStart w:id="33" w:name="Text30"/>
        <w:tc>
          <w:tcPr>
            <w:tcW w:w="850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30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33"/>
          </w:p>
        </w:tc>
      </w:tr>
      <w:bookmarkStart w:id="34" w:name="Text31"/>
      <w:tr w:rsidR="006D6B22" w:rsidRPr="00875FC6" w:rsidTr="003F74FB">
        <w:trPr>
          <w:cantSplit/>
          <w:trHeight w:val="460"/>
        </w:trPr>
        <w:tc>
          <w:tcPr>
            <w:tcW w:w="851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31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34"/>
          </w:p>
        </w:tc>
        <w:bookmarkStart w:id="35" w:name="Text32"/>
        <w:tc>
          <w:tcPr>
            <w:tcW w:w="6662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32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Start w:id="36" w:name="_GoBack"/>
            <w:bookmarkEnd w:id="35"/>
            <w:bookmarkEnd w:id="36"/>
          </w:p>
        </w:tc>
        <w:bookmarkStart w:id="37" w:name="Text33"/>
        <w:tc>
          <w:tcPr>
            <w:tcW w:w="1276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33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37"/>
          </w:p>
        </w:tc>
        <w:bookmarkStart w:id="38" w:name="Text34"/>
        <w:tc>
          <w:tcPr>
            <w:tcW w:w="850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38"/>
          </w:p>
        </w:tc>
      </w:tr>
      <w:bookmarkStart w:id="39" w:name="Text35"/>
      <w:tr w:rsidR="006D6B22" w:rsidRPr="00875FC6" w:rsidTr="003F74FB">
        <w:trPr>
          <w:cantSplit/>
          <w:trHeight w:val="460"/>
        </w:trPr>
        <w:tc>
          <w:tcPr>
            <w:tcW w:w="851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35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39"/>
          </w:p>
        </w:tc>
        <w:bookmarkStart w:id="40" w:name="Text36"/>
        <w:tc>
          <w:tcPr>
            <w:tcW w:w="6662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36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40"/>
          </w:p>
        </w:tc>
        <w:bookmarkStart w:id="41" w:name="Text37"/>
        <w:tc>
          <w:tcPr>
            <w:tcW w:w="1276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37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41"/>
          </w:p>
        </w:tc>
        <w:bookmarkStart w:id="42" w:name="Text38"/>
        <w:tc>
          <w:tcPr>
            <w:tcW w:w="850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38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42"/>
          </w:p>
        </w:tc>
      </w:tr>
      <w:bookmarkStart w:id="43" w:name="Text39"/>
      <w:tr w:rsidR="006D6B22" w:rsidRPr="00875FC6" w:rsidTr="003F74FB">
        <w:trPr>
          <w:cantSplit/>
          <w:trHeight w:val="460"/>
        </w:trPr>
        <w:tc>
          <w:tcPr>
            <w:tcW w:w="851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39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43"/>
          </w:p>
        </w:tc>
        <w:bookmarkStart w:id="44" w:name="Text40"/>
        <w:tc>
          <w:tcPr>
            <w:tcW w:w="6662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40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44"/>
          </w:p>
        </w:tc>
        <w:bookmarkStart w:id="45" w:name="Text41"/>
        <w:tc>
          <w:tcPr>
            <w:tcW w:w="1276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41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45"/>
          </w:p>
        </w:tc>
        <w:bookmarkStart w:id="46" w:name="Text42"/>
        <w:tc>
          <w:tcPr>
            <w:tcW w:w="850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42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46"/>
          </w:p>
        </w:tc>
      </w:tr>
      <w:bookmarkStart w:id="47" w:name="Text43"/>
      <w:tr w:rsidR="006D6B22" w:rsidRPr="00875FC6" w:rsidTr="003F74FB">
        <w:trPr>
          <w:cantSplit/>
          <w:trHeight w:val="460"/>
        </w:trPr>
        <w:tc>
          <w:tcPr>
            <w:tcW w:w="851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43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47"/>
          </w:p>
        </w:tc>
        <w:bookmarkStart w:id="48" w:name="Text44"/>
        <w:tc>
          <w:tcPr>
            <w:tcW w:w="6662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44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48"/>
          </w:p>
        </w:tc>
        <w:bookmarkStart w:id="49" w:name="Text45"/>
        <w:tc>
          <w:tcPr>
            <w:tcW w:w="1276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49"/>
          </w:p>
        </w:tc>
        <w:bookmarkStart w:id="50" w:name="Text46"/>
        <w:tc>
          <w:tcPr>
            <w:tcW w:w="850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46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50"/>
          </w:p>
        </w:tc>
      </w:tr>
      <w:tr w:rsidR="006D6B22" w:rsidRPr="00875FC6" w:rsidTr="003F74FB">
        <w:trPr>
          <w:cantSplit/>
          <w:trHeight w:val="460"/>
        </w:trPr>
        <w:tc>
          <w:tcPr>
            <w:tcW w:w="851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proofErr w:type="spellStart"/>
            <w:r>
              <w:rPr>
                <w:rFonts w:ascii="Arial" w:hAnsi="Arial"/>
              </w:rPr>
              <w:t>Note</w:t>
            </w:r>
            <w:proofErr w:type="spellEnd"/>
            <w:r>
              <w:rPr>
                <w:rFonts w:ascii="Arial" w:hAnsi="Arial"/>
              </w:rPr>
              <w:t>: / Примечание:</w:t>
            </w:r>
          </w:p>
        </w:tc>
        <w:bookmarkStart w:id="51" w:name="Text47"/>
        <w:tc>
          <w:tcPr>
            <w:tcW w:w="6662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47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51"/>
          </w:p>
        </w:tc>
        <w:tc>
          <w:tcPr>
            <w:tcW w:w="1276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  <w:lang w:val="en-US" w:eastAsia="en-US"/>
              </w:rPr>
            </w:pPr>
          </w:p>
        </w:tc>
        <w:tc>
          <w:tcPr>
            <w:tcW w:w="850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noProof/>
                <w:lang w:val="en-US" w:eastAsia="en-US"/>
              </w:rPr>
            </w:pPr>
          </w:p>
        </w:tc>
      </w:tr>
    </w:tbl>
    <w:p w:rsidR="006D6B22" w:rsidRPr="00875FC6" w:rsidRDefault="006D6B22" w:rsidP="00875FC6">
      <w:pPr>
        <w:pStyle w:val="a3"/>
        <w:spacing w:before="60" w:after="60"/>
        <w:ind w:left="-446"/>
        <w:rPr>
          <w:rFonts w:ascii="Arial" w:hAnsi="Arial"/>
          <w:b/>
          <w:smallCaps/>
          <w:noProof/>
          <w:sz w:val="16"/>
          <w:lang w:val="en-US"/>
        </w:rPr>
      </w:pPr>
    </w:p>
    <w:p w:rsidR="006D6B22" w:rsidRPr="00875FC6" w:rsidRDefault="006D6B22" w:rsidP="00875FC6">
      <w:pPr>
        <w:pStyle w:val="a3"/>
        <w:spacing w:before="60" w:after="60"/>
        <w:rPr>
          <w:rFonts w:ascii="Arial" w:hAnsi="Arial"/>
          <w:b/>
          <w:smallCaps/>
          <w:noProof/>
          <w:color w:val="FF0000"/>
          <w:sz w:val="16"/>
        </w:rPr>
      </w:pPr>
      <w:proofErr w:type="spellStart"/>
      <w:r>
        <w:rPr>
          <w:rFonts w:ascii="Arial" w:hAnsi="Arial"/>
          <w:b/>
          <w:smallCaps/>
          <w:color w:val="FF0000"/>
          <w:sz w:val="16"/>
        </w:rPr>
        <w:t>Prepared</w:t>
      </w:r>
      <w:proofErr w:type="spellEnd"/>
      <w:r>
        <w:rPr>
          <w:rFonts w:ascii="Arial" w:hAnsi="Arial"/>
          <w:b/>
          <w:smallCaps/>
          <w:color w:val="FF0000"/>
          <w:sz w:val="16"/>
        </w:rPr>
        <w:t xml:space="preserve"> </w:t>
      </w:r>
      <w:proofErr w:type="spellStart"/>
      <w:r>
        <w:rPr>
          <w:rFonts w:ascii="Arial" w:hAnsi="Arial"/>
          <w:b/>
          <w:smallCaps/>
          <w:color w:val="FF0000"/>
          <w:sz w:val="16"/>
        </w:rPr>
        <w:t>by</w:t>
      </w:r>
      <w:proofErr w:type="spellEnd"/>
      <w:r>
        <w:rPr>
          <w:rFonts w:ascii="Arial" w:hAnsi="Arial"/>
          <w:b/>
          <w:smallCaps/>
          <w:color w:val="FF0000"/>
          <w:sz w:val="16"/>
        </w:rPr>
        <w:t>: / Исполнитель:</w:t>
      </w:r>
    </w:p>
    <w:tbl>
      <w:tblPr>
        <w:tblW w:w="9639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91"/>
        <w:gridCol w:w="3699"/>
        <w:gridCol w:w="2349"/>
      </w:tblGrid>
      <w:tr w:rsidR="006D6B22" w:rsidRPr="00875FC6" w:rsidTr="003F74FB">
        <w:tc>
          <w:tcPr>
            <w:tcW w:w="3591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b/>
                <w:noProof/>
                <w:sz w:val="16"/>
              </w:rPr>
            </w:pPr>
            <w:proofErr w:type="spellStart"/>
            <w:r>
              <w:rPr>
                <w:rFonts w:ascii="Arial" w:hAnsi="Arial"/>
                <w:b/>
                <w:sz w:val="16"/>
              </w:rPr>
              <w:t>Name</w:t>
            </w:r>
            <w:proofErr w:type="spellEnd"/>
            <w:r>
              <w:rPr>
                <w:rFonts w:ascii="Arial" w:hAnsi="Arial"/>
                <w:b/>
                <w:sz w:val="16"/>
              </w:rPr>
              <w:t>: / Имя:</w:t>
            </w:r>
          </w:p>
        </w:tc>
        <w:tc>
          <w:tcPr>
            <w:tcW w:w="3699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b/>
                <w:noProof/>
                <w:sz w:val="16"/>
              </w:rPr>
            </w:pPr>
            <w:proofErr w:type="spellStart"/>
            <w:r>
              <w:rPr>
                <w:rFonts w:ascii="Arial" w:hAnsi="Arial"/>
                <w:b/>
                <w:sz w:val="16"/>
              </w:rPr>
              <w:t>Signed</w:t>
            </w:r>
            <w:proofErr w:type="spellEnd"/>
            <w:r>
              <w:rPr>
                <w:rFonts w:ascii="Arial" w:hAnsi="Arial"/>
                <w:b/>
                <w:sz w:val="16"/>
              </w:rPr>
              <w:t>: / Подпись:</w:t>
            </w:r>
          </w:p>
        </w:tc>
        <w:tc>
          <w:tcPr>
            <w:tcW w:w="2349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b/>
                <w:noProof/>
                <w:sz w:val="16"/>
              </w:rPr>
            </w:pPr>
            <w:proofErr w:type="spellStart"/>
            <w:r>
              <w:rPr>
                <w:rFonts w:ascii="Arial" w:hAnsi="Arial"/>
                <w:b/>
                <w:sz w:val="16"/>
              </w:rPr>
              <w:t>Date</w:t>
            </w:r>
            <w:proofErr w:type="spellEnd"/>
            <w:r>
              <w:rPr>
                <w:rFonts w:ascii="Arial" w:hAnsi="Arial"/>
                <w:b/>
                <w:sz w:val="16"/>
              </w:rPr>
              <w:t>: / Дата:</w:t>
            </w:r>
          </w:p>
        </w:tc>
      </w:tr>
      <w:bookmarkStart w:id="52" w:name="Text69"/>
      <w:tr w:rsidR="006D6B22" w:rsidRPr="00875FC6" w:rsidTr="003F74FB">
        <w:tc>
          <w:tcPr>
            <w:tcW w:w="3591" w:type="dxa"/>
          </w:tcPr>
          <w:p w:rsidR="006D6B22" w:rsidRPr="00875FC6" w:rsidRDefault="006D6B22" w:rsidP="003F74FB">
            <w:pPr>
              <w:pStyle w:val="a3"/>
              <w:spacing w:before="120" w:after="120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69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52"/>
          </w:p>
        </w:tc>
        <w:tc>
          <w:tcPr>
            <w:tcW w:w="3699" w:type="dxa"/>
          </w:tcPr>
          <w:p w:rsidR="006D6B22" w:rsidRPr="00875FC6" w:rsidRDefault="006D6B22" w:rsidP="003F74FB">
            <w:pPr>
              <w:pStyle w:val="a3"/>
              <w:spacing w:before="120" w:after="120"/>
              <w:rPr>
                <w:rFonts w:ascii="Arial" w:hAnsi="Arial"/>
                <w:noProof/>
                <w:lang w:val="en-US" w:eastAsia="en-US"/>
              </w:rPr>
            </w:pPr>
          </w:p>
        </w:tc>
        <w:bookmarkStart w:id="53" w:name="Text68"/>
        <w:tc>
          <w:tcPr>
            <w:tcW w:w="2349" w:type="dxa"/>
          </w:tcPr>
          <w:p w:rsidR="006D6B22" w:rsidRPr="00875FC6" w:rsidRDefault="006D6B22" w:rsidP="003F74FB">
            <w:pPr>
              <w:pStyle w:val="a3"/>
              <w:spacing w:before="120" w:after="120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68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53"/>
          </w:p>
        </w:tc>
      </w:tr>
    </w:tbl>
    <w:p w:rsidR="006D6B22" w:rsidRPr="00875FC6" w:rsidRDefault="006D6B22" w:rsidP="00875FC6">
      <w:pPr>
        <w:pStyle w:val="a3"/>
        <w:spacing w:before="60" w:after="60"/>
        <w:ind w:left="-446"/>
        <w:rPr>
          <w:rFonts w:ascii="Arial" w:hAnsi="Arial"/>
          <w:b/>
          <w:smallCaps/>
          <w:noProof/>
          <w:sz w:val="16"/>
          <w:lang w:val="en-US"/>
        </w:rPr>
      </w:pPr>
    </w:p>
    <w:p w:rsidR="00867161" w:rsidRPr="008365C6" w:rsidRDefault="006D6B22" w:rsidP="00875FC6">
      <w:pPr>
        <w:pStyle w:val="a3"/>
        <w:spacing w:before="60" w:after="60"/>
        <w:rPr>
          <w:rFonts w:ascii="Arial" w:hAnsi="Arial"/>
          <w:b/>
          <w:smallCaps/>
          <w:color w:val="FF0000"/>
          <w:sz w:val="16"/>
          <w:lang w:val="en-US"/>
        </w:rPr>
      </w:pPr>
      <w:r w:rsidRPr="008365C6">
        <w:rPr>
          <w:rFonts w:ascii="Arial" w:hAnsi="Arial"/>
          <w:b/>
          <w:smallCaps/>
          <w:color w:val="FF0000"/>
          <w:sz w:val="16"/>
          <w:lang w:val="en-US"/>
        </w:rPr>
        <w:t xml:space="preserve">Recipient (please acknowledge the receipt of the above mentioned documents) / </w:t>
      </w:r>
    </w:p>
    <w:p w:rsidR="006D6B22" w:rsidRPr="00875FC6" w:rsidRDefault="006D6B22" w:rsidP="00875FC6">
      <w:pPr>
        <w:pStyle w:val="a3"/>
        <w:spacing w:before="60" w:after="60"/>
        <w:rPr>
          <w:rFonts w:ascii="Arial" w:hAnsi="Arial"/>
          <w:b/>
          <w:smallCaps/>
          <w:noProof/>
          <w:color w:val="FF0000"/>
          <w:sz w:val="16"/>
        </w:rPr>
      </w:pPr>
      <w:r>
        <w:rPr>
          <w:rFonts w:ascii="Arial" w:hAnsi="Arial"/>
          <w:b/>
          <w:smallCaps/>
          <w:color w:val="FF0000"/>
          <w:sz w:val="16"/>
        </w:rPr>
        <w:t>Получатель (подтвердите получение указанных документов)</w:t>
      </w:r>
    </w:p>
    <w:tbl>
      <w:tblPr>
        <w:tblW w:w="9639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91"/>
        <w:gridCol w:w="3699"/>
        <w:gridCol w:w="2349"/>
      </w:tblGrid>
      <w:tr w:rsidR="006D6B22" w:rsidRPr="00875FC6" w:rsidTr="003F74FB">
        <w:tc>
          <w:tcPr>
            <w:tcW w:w="3591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b/>
                <w:noProof/>
                <w:sz w:val="16"/>
              </w:rPr>
            </w:pPr>
            <w:proofErr w:type="spellStart"/>
            <w:r>
              <w:rPr>
                <w:rFonts w:ascii="Arial" w:hAnsi="Arial"/>
                <w:b/>
                <w:sz w:val="16"/>
              </w:rPr>
              <w:t>Name</w:t>
            </w:r>
            <w:proofErr w:type="spellEnd"/>
            <w:r>
              <w:rPr>
                <w:rFonts w:ascii="Arial" w:hAnsi="Arial"/>
                <w:b/>
                <w:sz w:val="16"/>
              </w:rPr>
              <w:t>: / Имя:</w:t>
            </w:r>
          </w:p>
        </w:tc>
        <w:tc>
          <w:tcPr>
            <w:tcW w:w="3699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b/>
                <w:noProof/>
                <w:sz w:val="16"/>
              </w:rPr>
            </w:pPr>
            <w:proofErr w:type="spellStart"/>
            <w:r>
              <w:rPr>
                <w:rFonts w:ascii="Arial" w:hAnsi="Arial"/>
                <w:b/>
                <w:sz w:val="16"/>
              </w:rPr>
              <w:t>Signed</w:t>
            </w:r>
            <w:proofErr w:type="spellEnd"/>
            <w:r>
              <w:rPr>
                <w:rFonts w:ascii="Arial" w:hAnsi="Arial"/>
                <w:b/>
                <w:sz w:val="16"/>
              </w:rPr>
              <w:t>: / Подпись:</w:t>
            </w:r>
          </w:p>
        </w:tc>
        <w:tc>
          <w:tcPr>
            <w:tcW w:w="2349" w:type="dxa"/>
            <w:vAlign w:val="center"/>
          </w:tcPr>
          <w:p w:rsidR="006D6B22" w:rsidRPr="00875FC6" w:rsidRDefault="006D6B22" w:rsidP="003F74FB">
            <w:pPr>
              <w:pStyle w:val="a3"/>
              <w:rPr>
                <w:rFonts w:ascii="Arial" w:hAnsi="Arial"/>
                <w:b/>
                <w:noProof/>
                <w:sz w:val="16"/>
              </w:rPr>
            </w:pPr>
            <w:proofErr w:type="spellStart"/>
            <w:r>
              <w:rPr>
                <w:rFonts w:ascii="Arial" w:hAnsi="Arial"/>
                <w:b/>
                <w:sz w:val="16"/>
              </w:rPr>
              <w:t>Date</w:t>
            </w:r>
            <w:proofErr w:type="spellEnd"/>
            <w:r>
              <w:rPr>
                <w:rFonts w:ascii="Arial" w:hAnsi="Arial"/>
                <w:b/>
                <w:sz w:val="16"/>
              </w:rPr>
              <w:t>: / Дата:</w:t>
            </w:r>
          </w:p>
        </w:tc>
      </w:tr>
      <w:bookmarkStart w:id="54" w:name="Text50"/>
      <w:tr w:rsidR="006D6B22" w:rsidRPr="00875FC6" w:rsidTr="003F74FB">
        <w:tc>
          <w:tcPr>
            <w:tcW w:w="3591" w:type="dxa"/>
          </w:tcPr>
          <w:p w:rsidR="006D6B22" w:rsidRPr="00875FC6" w:rsidRDefault="006D6B22" w:rsidP="003F74FB">
            <w:pPr>
              <w:pStyle w:val="a3"/>
              <w:spacing w:before="120" w:after="120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50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54"/>
          </w:p>
        </w:tc>
        <w:tc>
          <w:tcPr>
            <w:tcW w:w="3699" w:type="dxa"/>
          </w:tcPr>
          <w:p w:rsidR="006D6B22" w:rsidRPr="00875FC6" w:rsidRDefault="006D6B22" w:rsidP="003F74FB">
            <w:pPr>
              <w:pStyle w:val="a3"/>
              <w:spacing w:before="120" w:after="120"/>
              <w:rPr>
                <w:rFonts w:ascii="Arial" w:hAnsi="Arial"/>
                <w:noProof/>
                <w:lang w:val="en-US" w:eastAsia="en-US"/>
              </w:rPr>
            </w:pPr>
          </w:p>
        </w:tc>
        <w:bookmarkStart w:id="55" w:name="Text51"/>
        <w:tc>
          <w:tcPr>
            <w:tcW w:w="2349" w:type="dxa"/>
          </w:tcPr>
          <w:p w:rsidR="006D6B22" w:rsidRPr="00875FC6" w:rsidRDefault="006D6B22" w:rsidP="003F74FB">
            <w:pPr>
              <w:pStyle w:val="a3"/>
              <w:spacing w:before="120" w:after="120"/>
              <w:rPr>
                <w:rFonts w:ascii="Arial" w:hAnsi="Arial"/>
                <w:noProof/>
              </w:rPr>
            </w:pPr>
            <w:r w:rsidRPr="00875FC6">
              <w:rPr>
                <w:rFonts w:ascii="Arial" w:hAnsi="Arial"/>
              </w:rPr>
              <w:fldChar w:fldCharType="begin" w:fldLock="1">
                <w:ffData>
                  <w:name w:val="Text51"/>
                  <w:enabled/>
                  <w:calcOnExit w:val="0"/>
                  <w:textInput/>
                </w:ffData>
              </w:fldChar>
            </w:r>
            <w:r w:rsidRPr="00875FC6">
              <w:rPr>
                <w:rFonts w:ascii="Arial" w:hAnsi="Arial"/>
              </w:rPr>
              <w:instrText xml:space="preserve"> FORMTEXT </w:instrText>
            </w:r>
            <w:r w:rsidRPr="00875FC6">
              <w:rPr>
                <w:rFonts w:ascii="Arial" w:hAnsi="Arial"/>
              </w:rPr>
            </w:r>
            <w:r w:rsidRPr="00875FC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t>     </w:t>
            </w:r>
            <w:r w:rsidRPr="00875FC6">
              <w:rPr>
                <w:rFonts w:ascii="Arial" w:hAnsi="Arial"/>
              </w:rPr>
              <w:fldChar w:fldCharType="end"/>
            </w:r>
            <w:bookmarkEnd w:id="55"/>
          </w:p>
        </w:tc>
      </w:tr>
    </w:tbl>
    <w:p w:rsidR="00B9455D" w:rsidRDefault="00B9455D" w:rsidP="00875FC6">
      <w:pPr>
        <w:pStyle w:val="a3"/>
        <w:tabs>
          <w:tab w:val="clear" w:pos="4320"/>
          <w:tab w:val="clear" w:pos="8640"/>
        </w:tabs>
        <w:ind w:left="-450"/>
        <w:jc w:val="center"/>
        <w:rPr>
          <w:rFonts w:ascii="Arial" w:hAnsi="Arial"/>
          <w:noProof/>
          <w:sz w:val="16"/>
          <w:lang w:val="en-US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Pr="00B9455D" w:rsidRDefault="00B9455D" w:rsidP="00B9455D">
      <w:pPr>
        <w:rPr>
          <w:lang w:val="en-US" w:eastAsia="ru-RU"/>
        </w:rPr>
      </w:pPr>
    </w:p>
    <w:p w:rsidR="00B9455D" w:rsidRDefault="00B9455D" w:rsidP="00B9455D">
      <w:pPr>
        <w:rPr>
          <w:lang w:val="en-US" w:eastAsia="ru-RU"/>
        </w:rPr>
      </w:pPr>
    </w:p>
    <w:p w:rsidR="006D6B22" w:rsidRPr="00B9455D" w:rsidRDefault="00B9455D" w:rsidP="00B9455D">
      <w:pPr>
        <w:tabs>
          <w:tab w:val="left" w:pos="5930"/>
        </w:tabs>
        <w:rPr>
          <w:lang w:val="en-US" w:eastAsia="ru-RU"/>
        </w:rPr>
      </w:pPr>
      <w:r>
        <w:rPr>
          <w:lang w:val="en-US" w:eastAsia="ru-RU"/>
        </w:rPr>
        <w:tab/>
      </w:r>
    </w:p>
    <w:sectPr w:rsidR="006D6B22" w:rsidRPr="00B9455D" w:rsidSect="00F128B4">
      <w:headerReference w:type="default" r:id="rId6"/>
      <w:footerReference w:type="default" r:id="rId7"/>
      <w:pgSz w:w="11907" w:h="16840" w:code="9"/>
      <w:pgMar w:top="1701" w:right="1134" w:bottom="1134" w:left="1134" w:header="567" w:footer="5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B1067" w:rsidRPr="00875FC6" w:rsidRDefault="008B1067">
      <w:pPr>
        <w:rPr>
          <w:noProof/>
          <w:lang w:val="en-US"/>
        </w:rPr>
      </w:pPr>
      <w:r w:rsidRPr="00875FC6">
        <w:rPr>
          <w:noProof/>
          <w:lang w:val="en-US"/>
        </w:rPr>
        <w:separator/>
      </w:r>
    </w:p>
  </w:endnote>
  <w:endnote w:type="continuationSeparator" w:id="0">
    <w:p w:rsidR="008B1067" w:rsidRPr="00875FC6" w:rsidRDefault="008B1067">
      <w:pPr>
        <w:rPr>
          <w:noProof/>
          <w:lang w:val="en-US"/>
        </w:rPr>
      </w:pPr>
      <w:r w:rsidRPr="00875FC6">
        <w:rPr>
          <w:noProof/>
          <w:lang w:val="en-U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6B22" w:rsidRPr="008365C6" w:rsidRDefault="006D6B22" w:rsidP="00A62E0F">
    <w:pPr>
      <w:pStyle w:val="a3"/>
      <w:tabs>
        <w:tab w:val="clear" w:pos="4320"/>
        <w:tab w:val="clear" w:pos="8640"/>
      </w:tabs>
      <w:ind w:left="-450"/>
      <w:jc w:val="center"/>
      <w:rPr>
        <w:rFonts w:ascii="Arial" w:hAnsi="Arial"/>
        <w:noProof/>
        <w:sz w:val="16"/>
        <w:lang w:val="en-US"/>
      </w:rPr>
    </w:pPr>
    <w:r w:rsidRPr="008365C6">
      <w:rPr>
        <w:rFonts w:ascii="Arial" w:hAnsi="Arial"/>
        <w:sz w:val="16"/>
        <w:lang w:val="en-US"/>
      </w:rPr>
      <w:t xml:space="preserve">ACKNOWLEDGEMENT OF RECEIPT OF DOCUMENTS DOES NOT CONSTITUTE AGREEMENT TO THE CONTENTS </w:t>
    </w:r>
  </w:p>
  <w:p w:rsidR="006D6B22" w:rsidRPr="00B9455D" w:rsidRDefault="00B9455D" w:rsidP="00A62E0F">
    <w:pPr>
      <w:pStyle w:val="a3"/>
      <w:tabs>
        <w:tab w:val="clear" w:pos="4320"/>
        <w:tab w:val="clear" w:pos="8640"/>
      </w:tabs>
      <w:ind w:left="-450"/>
      <w:jc w:val="center"/>
      <w:rPr>
        <w:rFonts w:ascii="Arial" w:hAnsi="Arial"/>
        <w:sz w:val="16"/>
      </w:rPr>
    </w:pPr>
    <w:r>
      <w:rPr>
        <w:rFonts w:ascii="Arial" w:hAnsi="Arial"/>
        <w:sz w:val="16"/>
      </w:rPr>
      <w:t xml:space="preserve">ПОДТВЕРЖДЕНИЕ ПОЛУЧЕНИЯ ДОКУМЕНТОВ НЕ ОЗНАЧАЕТ СОГЛАСИЯ С </w:t>
    </w:r>
    <w:r w:rsidR="00867161">
      <w:rPr>
        <w:rFonts w:ascii="Arial" w:hAnsi="Arial"/>
        <w:sz w:val="16"/>
      </w:rPr>
      <w:t xml:space="preserve">ИХ </w:t>
    </w:r>
    <w:r>
      <w:rPr>
        <w:rFonts w:ascii="Arial" w:hAnsi="Arial"/>
        <w:sz w:val="16"/>
      </w:rPr>
      <w:t>СОДЕРЖАНИЕМ</w:t>
    </w:r>
  </w:p>
  <w:p w:rsidR="006D6B22" w:rsidRPr="008365C6" w:rsidRDefault="006D6B22" w:rsidP="00A62E0F">
    <w:pPr>
      <w:pStyle w:val="a3"/>
      <w:pBdr>
        <w:top w:val="single" w:sz="2" w:space="1" w:color="auto"/>
      </w:pBdr>
      <w:tabs>
        <w:tab w:val="clear" w:pos="4320"/>
        <w:tab w:val="clear" w:pos="8640"/>
      </w:tabs>
      <w:ind w:left="-450" w:right="-731"/>
      <w:jc w:val="right"/>
      <w:rPr>
        <w:rFonts w:ascii="Arial" w:hAnsi="Arial"/>
        <w:b/>
        <w:noProof/>
      </w:rPr>
    </w:pPr>
  </w:p>
  <w:p w:rsidR="006D6B22" w:rsidRPr="008365C6" w:rsidRDefault="006D6B22" w:rsidP="00A62E0F">
    <w:pPr>
      <w:pStyle w:val="a3"/>
      <w:tabs>
        <w:tab w:val="clear" w:pos="4320"/>
        <w:tab w:val="clear" w:pos="8640"/>
      </w:tabs>
      <w:ind w:left="-450"/>
      <w:jc w:val="center"/>
      <w:rPr>
        <w:rFonts w:ascii="Arial" w:hAnsi="Arial"/>
        <w:b/>
        <w:color w:val="FF0000"/>
        <w:sz w:val="16"/>
        <w:lang w:val="en-US"/>
      </w:rPr>
    </w:pPr>
    <w:r w:rsidRPr="008365C6">
      <w:rPr>
        <w:rFonts w:ascii="Arial" w:hAnsi="Arial"/>
        <w:b/>
        <w:color w:val="FF0000"/>
        <w:sz w:val="16"/>
        <w:lang w:val="en-US"/>
      </w:rPr>
      <w:t>Original: Addressee; 1</w:t>
    </w:r>
    <w:r w:rsidRPr="008365C6">
      <w:rPr>
        <w:rFonts w:ascii="Arial" w:hAnsi="Arial"/>
        <w:b/>
        <w:color w:val="FF0000"/>
        <w:sz w:val="16"/>
        <w:vertAlign w:val="superscript"/>
        <w:lang w:val="en-US"/>
      </w:rPr>
      <w:t>st</w:t>
    </w:r>
    <w:r w:rsidRPr="008365C6">
      <w:rPr>
        <w:rFonts w:ascii="Arial" w:hAnsi="Arial"/>
        <w:b/>
        <w:color w:val="FF0000"/>
        <w:sz w:val="16"/>
        <w:lang w:val="en-US"/>
      </w:rPr>
      <w:t xml:space="preserve"> Copy: Addressee, Sign on Receipt, Return to Source; 2</w:t>
    </w:r>
    <w:r w:rsidRPr="008365C6">
      <w:rPr>
        <w:rFonts w:ascii="Arial" w:hAnsi="Arial"/>
        <w:b/>
        <w:color w:val="FF0000"/>
        <w:sz w:val="16"/>
        <w:vertAlign w:val="superscript"/>
        <w:lang w:val="en-US"/>
      </w:rPr>
      <w:t>nd</w:t>
    </w:r>
    <w:r w:rsidRPr="008365C6">
      <w:rPr>
        <w:rFonts w:ascii="Arial" w:hAnsi="Arial"/>
        <w:b/>
        <w:color w:val="FF0000"/>
        <w:sz w:val="16"/>
        <w:lang w:val="en-US"/>
      </w:rPr>
      <w:t xml:space="preserve"> Copy:</w:t>
    </w:r>
    <w:r w:rsidR="003C367A" w:rsidRPr="008365C6">
      <w:rPr>
        <w:rFonts w:ascii="Arial" w:hAnsi="Arial"/>
        <w:b/>
        <w:color w:val="FF0000"/>
        <w:sz w:val="16"/>
        <w:lang w:val="en-US"/>
      </w:rPr>
      <w:t xml:space="preserve"> Source </w:t>
    </w:r>
  </w:p>
  <w:p w:rsidR="00B9455D" w:rsidRPr="00875FC6" w:rsidRDefault="00B9455D" w:rsidP="00A62E0F">
    <w:pPr>
      <w:pStyle w:val="a3"/>
      <w:tabs>
        <w:tab w:val="clear" w:pos="4320"/>
        <w:tab w:val="clear" w:pos="8640"/>
      </w:tabs>
      <w:ind w:left="-450"/>
      <w:jc w:val="center"/>
      <w:rPr>
        <w:rFonts w:ascii="Arial" w:hAnsi="Arial"/>
        <w:b/>
        <w:noProof/>
        <w:color w:val="FF0000"/>
        <w:sz w:val="16"/>
      </w:rPr>
    </w:pPr>
    <w:r>
      <w:rPr>
        <w:rFonts w:ascii="Arial" w:hAnsi="Arial"/>
        <w:b/>
        <w:color w:val="FF0000"/>
        <w:sz w:val="16"/>
      </w:rPr>
      <w:t>Оригинал: адресату; 1</w:t>
    </w:r>
    <w:r>
      <w:rPr>
        <w:rFonts w:ascii="Arial" w:hAnsi="Arial"/>
        <w:b/>
        <w:color w:val="FF0000"/>
        <w:sz w:val="16"/>
        <w:vertAlign w:val="superscript"/>
      </w:rPr>
      <w:t>ая</w:t>
    </w:r>
    <w:r>
      <w:rPr>
        <w:rFonts w:ascii="Arial" w:hAnsi="Arial"/>
        <w:b/>
        <w:color w:val="FF0000"/>
        <w:sz w:val="16"/>
      </w:rPr>
      <w:t xml:space="preserve"> копия: адресату, роспись в получени</w:t>
    </w:r>
    <w:ins w:id="56" w:author="Tatyana Zinovyeva" w:date="2017-09-11T14:48:00Z">
      <w:r w:rsidR="00833B01">
        <w:rPr>
          <w:rFonts w:ascii="Arial" w:hAnsi="Arial"/>
          <w:b/>
          <w:color w:val="FF0000"/>
          <w:sz w:val="16"/>
        </w:rPr>
        <w:t>и</w:t>
      </w:r>
    </w:ins>
    <w:r>
      <w:rPr>
        <w:rFonts w:ascii="Arial" w:hAnsi="Arial"/>
        <w:b/>
        <w:color w:val="FF0000"/>
        <w:sz w:val="16"/>
      </w:rPr>
      <w:t>, возврат источнику ; 2</w:t>
    </w:r>
    <w:r>
      <w:rPr>
        <w:rFonts w:ascii="Arial" w:hAnsi="Arial"/>
        <w:b/>
        <w:color w:val="FF0000"/>
        <w:sz w:val="16"/>
        <w:vertAlign w:val="superscript"/>
      </w:rPr>
      <w:t>ая</w:t>
    </w:r>
    <w:r>
      <w:rPr>
        <w:rFonts w:ascii="Arial" w:hAnsi="Arial"/>
        <w:b/>
        <w:color w:val="FF0000"/>
        <w:sz w:val="16"/>
      </w:rPr>
      <w:t xml:space="preserve"> копия: источнику</w:t>
    </w:r>
  </w:p>
  <w:p w:rsidR="006D6B22" w:rsidRPr="008365C6" w:rsidRDefault="006D6B22" w:rsidP="00A62E0F">
    <w:pPr>
      <w:pStyle w:val="a3"/>
      <w:tabs>
        <w:tab w:val="clear" w:pos="4320"/>
        <w:tab w:val="clear" w:pos="8640"/>
      </w:tabs>
      <w:ind w:left="-450"/>
      <w:jc w:val="center"/>
      <w:rPr>
        <w:b/>
        <w:noProof/>
        <w:color w:val="FF0000"/>
      </w:rPr>
    </w:pPr>
  </w:p>
  <w:p w:rsidR="002D6CDE" w:rsidRPr="002D6CDE" w:rsidRDefault="002D6CDE" w:rsidP="002D6CDE">
    <w:pPr>
      <w:pStyle w:val="a5"/>
      <w:jc w:val="right"/>
      <w:rPr>
        <w:rFonts w:ascii="Arial" w:hAnsi="Arial" w:cs="Arial"/>
        <w:lang w:val="ru"/>
      </w:rPr>
    </w:pPr>
    <w:r w:rsidRPr="002D6CDE">
      <w:rPr>
        <w:rFonts w:ascii="Arial" w:hAnsi="Arial" w:cs="Arial"/>
        <w:lang w:val="ru"/>
      </w:rPr>
      <w:fldChar w:fldCharType="begin"/>
    </w:r>
    <w:r w:rsidRPr="002D6CDE">
      <w:rPr>
        <w:rFonts w:ascii="Arial" w:hAnsi="Arial" w:cs="Arial"/>
        <w:lang w:val="ru"/>
      </w:rPr>
      <w:instrText xml:space="preserve"> PAGE </w:instrText>
    </w:r>
    <w:r w:rsidRPr="002D6CDE">
      <w:rPr>
        <w:rFonts w:ascii="Arial" w:hAnsi="Arial" w:cs="Arial"/>
        <w:lang w:val="ru"/>
      </w:rPr>
      <w:fldChar w:fldCharType="separate"/>
    </w:r>
    <w:r w:rsidRPr="002D6CDE">
      <w:rPr>
        <w:rFonts w:ascii="Arial" w:hAnsi="Arial" w:cs="Arial"/>
        <w:lang w:val="ru"/>
      </w:rPr>
      <w:t>3</w:t>
    </w:r>
    <w:r w:rsidRPr="002D6CDE">
      <w:rPr>
        <w:rFonts w:ascii="Arial" w:hAnsi="Arial" w:cs="Arial"/>
        <w:lang w:val="ru"/>
      </w:rPr>
      <w:fldChar w:fldCharType="end"/>
    </w:r>
    <w:r w:rsidRPr="002D6CDE">
      <w:rPr>
        <w:rFonts w:ascii="Arial" w:hAnsi="Arial" w:cs="Arial"/>
        <w:lang w:val="ru"/>
      </w:rPr>
      <w:t xml:space="preserve"> / </w:t>
    </w:r>
    <w:r w:rsidRPr="002D6CDE">
      <w:rPr>
        <w:rFonts w:ascii="Arial" w:hAnsi="Arial" w:cs="Arial"/>
        <w:lang w:val="ru"/>
      </w:rPr>
      <w:fldChar w:fldCharType="begin"/>
    </w:r>
    <w:r w:rsidRPr="002D6CDE">
      <w:rPr>
        <w:rFonts w:ascii="Arial" w:hAnsi="Arial" w:cs="Arial"/>
        <w:lang w:val="ru"/>
      </w:rPr>
      <w:instrText xml:space="preserve"> NUMPAGES </w:instrText>
    </w:r>
    <w:r w:rsidRPr="002D6CDE">
      <w:rPr>
        <w:rFonts w:ascii="Arial" w:hAnsi="Arial" w:cs="Arial"/>
        <w:lang w:val="ru"/>
      </w:rPr>
      <w:fldChar w:fldCharType="separate"/>
    </w:r>
    <w:r w:rsidRPr="002D6CDE">
      <w:rPr>
        <w:rFonts w:ascii="Arial" w:hAnsi="Arial" w:cs="Arial"/>
        <w:lang w:val="ru"/>
      </w:rPr>
      <w:t>27</w:t>
    </w:r>
    <w:r w:rsidRPr="002D6CDE">
      <w:rPr>
        <w:rFonts w:ascii="Arial" w:hAnsi="Arial" w:cs="Arial"/>
        <w:lang w:val="ru"/>
      </w:rPr>
      <w:fldChar w:fldCharType="end"/>
    </w:r>
  </w:p>
  <w:p w:rsidR="006D6B22" w:rsidRPr="00875FC6" w:rsidRDefault="006D6B22" w:rsidP="00046E9D">
    <w:pPr>
      <w:pStyle w:val="a5"/>
      <w:rPr>
        <w:rFonts w:ascii="Arial" w:hAnsi="Arial"/>
        <w:noProof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B1067" w:rsidRPr="00875FC6" w:rsidRDefault="008B1067">
      <w:pPr>
        <w:rPr>
          <w:noProof/>
          <w:lang w:val="en-US"/>
        </w:rPr>
      </w:pPr>
      <w:r w:rsidRPr="00875FC6">
        <w:rPr>
          <w:noProof/>
          <w:lang w:val="en-US"/>
        </w:rPr>
        <w:separator/>
      </w:r>
    </w:p>
  </w:footnote>
  <w:footnote w:type="continuationSeparator" w:id="0">
    <w:p w:rsidR="008B1067" w:rsidRPr="00875FC6" w:rsidRDefault="008B1067">
      <w:pPr>
        <w:rPr>
          <w:noProof/>
          <w:lang w:val="en-US"/>
        </w:rPr>
      </w:pPr>
      <w:r w:rsidRPr="00875FC6">
        <w:rPr>
          <w:noProof/>
          <w:lang w:val="en-US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233"/>
      <w:gridCol w:w="2576"/>
    </w:tblGrid>
    <w:tr w:rsidR="006D6B22" w:rsidRPr="00875FC6" w:rsidTr="00B8205D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6D6B22" w:rsidRPr="00875FC6" w:rsidRDefault="003B76BA" w:rsidP="009B2894">
          <w:pPr>
            <w:pStyle w:val="a3"/>
            <w:rPr>
              <w:rFonts w:ascii="Arial" w:hAnsi="Arial" w:cs="Arial"/>
              <w:noProof/>
            </w:rPr>
          </w:pPr>
          <w:r>
            <w:rPr>
              <w:rFonts w:cs="Arial"/>
              <w:smallCaps/>
              <w:noProof/>
            </w:rPr>
            <w:drawing>
              <wp:anchor distT="0" distB="0" distL="114300" distR="114300" simplePos="0" relativeHeight="251659264" behindDoc="0" locked="0" layoutInCell="1" allowOverlap="1" wp14:anchorId="54C5F326" wp14:editId="490DE84C">
                <wp:simplePos x="0" y="0"/>
                <wp:positionH relativeFrom="column">
                  <wp:posOffset>108585</wp:posOffset>
                </wp:positionH>
                <wp:positionV relativeFrom="paragraph">
                  <wp:posOffset>-401955</wp:posOffset>
                </wp:positionV>
                <wp:extent cx="1581150" cy="139700"/>
                <wp:effectExtent l="0" t="0" r="0" b="0"/>
                <wp:wrapNone/>
                <wp:docPr id="7" name="Рисунок 7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1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233" w:type="dxa"/>
          <w:tcBorders>
            <w:top w:val="single" w:sz="8" w:space="0" w:color="auto"/>
          </w:tcBorders>
          <w:noWrap/>
          <w:vAlign w:val="bottom"/>
        </w:tcPr>
        <w:p w:rsidR="006D6B22" w:rsidRPr="00875FC6" w:rsidRDefault="006D6B22" w:rsidP="009B2894">
          <w:pPr>
            <w:pStyle w:val="a3"/>
            <w:jc w:val="center"/>
            <w:rPr>
              <w:rFonts w:ascii="Arial" w:hAnsi="Arial" w:cs="Arial"/>
              <w:b/>
              <w:bCs/>
              <w:noProof/>
              <w:lang w:val="en-US" w:eastAsia="en-US"/>
            </w:rPr>
          </w:pPr>
        </w:p>
      </w:tc>
      <w:tc>
        <w:tcPr>
          <w:tcW w:w="2576" w:type="dxa"/>
          <w:tcBorders>
            <w:top w:val="single" w:sz="8" w:space="0" w:color="auto"/>
          </w:tcBorders>
          <w:noWrap/>
          <w:vAlign w:val="center"/>
        </w:tcPr>
        <w:p w:rsidR="006D6B22" w:rsidRPr="00875FC6" w:rsidRDefault="00B8205D" w:rsidP="00AC4AEF">
          <w:pPr>
            <w:jc w:val="center"/>
            <w:rPr>
              <w:rFonts w:ascii="Arial" w:hAnsi="Arial" w:cs="Arial"/>
              <w:b/>
              <w:noProof/>
            </w:rPr>
          </w:pPr>
          <w:r>
            <w:rPr>
              <w:rFonts w:ascii="Arial" w:hAnsi="Arial"/>
              <w:b/>
              <w:lang w:val="en-US"/>
            </w:rPr>
            <w:t>BL_</w:t>
          </w:r>
          <w:r w:rsidR="006D6B22">
            <w:rPr>
              <w:rFonts w:ascii="Arial" w:hAnsi="Arial"/>
              <w:b/>
            </w:rPr>
            <w:t>FRM-ALL-01-1301-001</w:t>
          </w:r>
        </w:p>
      </w:tc>
    </w:tr>
    <w:tr w:rsidR="006D6B22" w:rsidRPr="00875FC6" w:rsidTr="00B8205D">
      <w:trPr>
        <w:trHeight w:val="365"/>
      </w:trPr>
      <w:tc>
        <w:tcPr>
          <w:tcW w:w="2830" w:type="dxa"/>
          <w:vMerge/>
          <w:noWrap/>
          <w:vAlign w:val="bottom"/>
        </w:tcPr>
        <w:p w:rsidR="006D6B22" w:rsidRPr="00875FC6" w:rsidRDefault="006D6B22" w:rsidP="009B2894">
          <w:pPr>
            <w:pStyle w:val="a3"/>
            <w:rPr>
              <w:b/>
              <w:bCs/>
              <w:noProof/>
              <w:lang w:val="en-US" w:eastAsia="en-US"/>
            </w:rPr>
          </w:pPr>
        </w:p>
      </w:tc>
      <w:tc>
        <w:tcPr>
          <w:tcW w:w="4233" w:type="dxa"/>
          <w:noWrap/>
          <w:vAlign w:val="center"/>
        </w:tcPr>
        <w:p w:rsidR="006D6B22" w:rsidRPr="00875FC6" w:rsidRDefault="006D6B22" w:rsidP="00CB45D4">
          <w:pPr>
            <w:pStyle w:val="a3"/>
            <w:jc w:val="center"/>
            <w:rPr>
              <w:rFonts w:ascii="Arial" w:hAnsi="Arial" w:cs="Arial"/>
              <w:b/>
              <w:bCs/>
              <w:noProof/>
            </w:rPr>
          </w:pPr>
          <w:r>
            <w:rPr>
              <w:rFonts w:ascii="Arial" w:hAnsi="Arial"/>
              <w:b/>
              <w:bCs/>
            </w:rPr>
            <w:t>DOCUMENT TRANSMITTAL / СОПРОВОДИТЕЛЬНЫЙ ДОКУМЕНТ</w:t>
          </w:r>
        </w:p>
      </w:tc>
      <w:tc>
        <w:tcPr>
          <w:tcW w:w="2576" w:type="dxa"/>
          <w:noWrap/>
          <w:vAlign w:val="center"/>
        </w:tcPr>
        <w:p w:rsidR="006D6B22" w:rsidRPr="00875FC6" w:rsidRDefault="006D6B22" w:rsidP="003C367A">
          <w:pPr>
            <w:jc w:val="center"/>
            <w:rPr>
              <w:rFonts w:ascii="Arial" w:hAnsi="Arial" w:cs="Arial"/>
              <w:b/>
              <w:noProof/>
            </w:rPr>
          </w:pPr>
          <w:proofErr w:type="spellStart"/>
          <w:r>
            <w:rPr>
              <w:rFonts w:ascii="Arial" w:hAnsi="Arial"/>
              <w:b/>
            </w:rPr>
            <w:t>File</w:t>
          </w:r>
          <w:proofErr w:type="spellEnd"/>
          <w:r>
            <w:rPr>
              <w:rFonts w:ascii="Arial" w:hAnsi="Arial"/>
              <w:b/>
            </w:rPr>
            <w:t xml:space="preserve"> 01 / </w:t>
          </w:r>
          <w:r w:rsidR="003C367A">
            <w:rPr>
              <w:rFonts w:ascii="Arial" w:hAnsi="Arial"/>
              <w:b/>
            </w:rPr>
            <w:t>Папка</w:t>
          </w:r>
          <w:r>
            <w:rPr>
              <w:rFonts w:ascii="Arial" w:hAnsi="Arial"/>
              <w:b/>
            </w:rPr>
            <w:t xml:space="preserve"> 01</w:t>
          </w:r>
        </w:p>
      </w:tc>
    </w:tr>
    <w:tr w:rsidR="006D6B22" w:rsidRPr="00875FC6" w:rsidTr="00B8205D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6D6B22" w:rsidRPr="00875FC6" w:rsidRDefault="006D6B22" w:rsidP="009B2894">
          <w:pPr>
            <w:pStyle w:val="a3"/>
            <w:rPr>
              <w:noProof/>
              <w:lang w:val="en-US" w:eastAsia="en-US"/>
            </w:rPr>
          </w:pPr>
        </w:p>
      </w:tc>
      <w:tc>
        <w:tcPr>
          <w:tcW w:w="4233" w:type="dxa"/>
          <w:tcBorders>
            <w:bottom w:val="single" w:sz="8" w:space="0" w:color="auto"/>
          </w:tcBorders>
          <w:noWrap/>
          <w:vAlign w:val="bottom"/>
        </w:tcPr>
        <w:p w:rsidR="006D6B22" w:rsidRPr="00875FC6" w:rsidRDefault="006D6B22" w:rsidP="009B2894">
          <w:pPr>
            <w:pStyle w:val="a3"/>
            <w:jc w:val="center"/>
            <w:rPr>
              <w:rFonts w:ascii="Arial" w:hAnsi="Arial" w:cs="Arial"/>
              <w:b/>
              <w:bCs/>
              <w:noProof/>
              <w:lang w:val="en-US" w:eastAsia="en-US"/>
            </w:rPr>
          </w:pPr>
        </w:p>
      </w:tc>
      <w:tc>
        <w:tcPr>
          <w:tcW w:w="2576" w:type="dxa"/>
          <w:tcBorders>
            <w:bottom w:val="single" w:sz="8" w:space="0" w:color="auto"/>
          </w:tcBorders>
          <w:noWrap/>
          <w:vAlign w:val="center"/>
        </w:tcPr>
        <w:p w:rsidR="006D6B22" w:rsidRPr="00875FC6" w:rsidRDefault="006D6B22" w:rsidP="00AC4AEF">
          <w:pPr>
            <w:jc w:val="center"/>
            <w:rPr>
              <w:rFonts w:ascii="Arial" w:hAnsi="Arial" w:cs="Arial"/>
              <w:b/>
              <w:noProof/>
            </w:rPr>
          </w:pPr>
          <w:proofErr w:type="spellStart"/>
          <w:r>
            <w:rPr>
              <w:rFonts w:ascii="Arial" w:hAnsi="Arial"/>
              <w:b/>
            </w:rPr>
            <w:t>Retention</w:t>
          </w:r>
          <w:proofErr w:type="spellEnd"/>
          <w:r>
            <w:rPr>
              <w:rFonts w:ascii="Arial" w:hAnsi="Arial"/>
              <w:b/>
            </w:rPr>
            <w:t xml:space="preserve"> 3 </w:t>
          </w:r>
          <w:proofErr w:type="spellStart"/>
          <w:r>
            <w:rPr>
              <w:rFonts w:ascii="Arial" w:hAnsi="Arial"/>
              <w:b/>
            </w:rPr>
            <w:t>Year</w:t>
          </w:r>
          <w:proofErr w:type="spellEnd"/>
          <w:r>
            <w:rPr>
              <w:rFonts w:ascii="Arial" w:hAnsi="Arial"/>
              <w:b/>
            </w:rPr>
            <w:t xml:space="preserve"> / Срок хранения документа 3 года</w:t>
          </w:r>
        </w:p>
      </w:tc>
    </w:tr>
  </w:tbl>
  <w:p w:rsidR="006D6B22" w:rsidRPr="008365C6" w:rsidRDefault="006D6B22">
    <w:pPr>
      <w:pStyle w:val="a3"/>
      <w:rPr>
        <w:rFonts w:ascii="Arial" w:hAnsi="Arial"/>
        <w:noProof/>
        <w:sz w:val="16"/>
      </w:rPr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Tatyana Zinovyeva">
    <w15:presenceInfo w15:providerId="AD" w15:userId="S-1-5-21-4090443150-1267502094-3508728658-152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F34"/>
    <w:rsid w:val="00025D78"/>
    <w:rsid w:val="00046E9D"/>
    <w:rsid w:val="00085F04"/>
    <w:rsid w:val="000A14C1"/>
    <w:rsid w:val="000A2C0E"/>
    <w:rsid w:val="00101824"/>
    <w:rsid w:val="00182B11"/>
    <w:rsid w:val="001A653A"/>
    <w:rsid w:val="001C70FD"/>
    <w:rsid w:val="001F6D70"/>
    <w:rsid w:val="002105A8"/>
    <w:rsid w:val="0024491E"/>
    <w:rsid w:val="00255D85"/>
    <w:rsid w:val="00262871"/>
    <w:rsid w:val="00270DE6"/>
    <w:rsid w:val="00293C44"/>
    <w:rsid w:val="002D6CDE"/>
    <w:rsid w:val="002E0135"/>
    <w:rsid w:val="00302924"/>
    <w:rsid w:val="00325821"/>
    <w:rsid w:val="003B76BA"/>
    <w:rsid w:val="003C367A"/>
    <w:rsid w:val="003F74FB"/>
    <w:rsid w:val="00433B04"/>
    <w:rsid w:val="0044503B"/>
    <w:rsid w:val="00465EFB"/>
    <w:rsid w:val="00470D18"/>
    <w:rsid w:val="00472340"/>
    <w:rsid w:val="00475004"/>
    <w:rsid w:val="0048017D"/>
    <w:rsid w:val="004969A6"/>
    <w:rsid w:val="004B1E72"/>
    <w:rsid w:val="004C2F50"/>
    <w:rsid w:val="004D5A47"/>
    <w:rsid w:val="004D789B"/>
    <w:rsid w:val="004E25F7"/>
    <w:rsid w:val="004E2E90"/>
    <w:rsid w:val="004E5F67"/>
    <w:rsid w:val="004F12C9"/>
    <w:rsid w:val="004F7795"/>
    <w:rsid w:val="005079EB"/>
    <w:rsid w:val="00537CF8"/>
    <w:rsid w:val="005519DC"/>
    <w:rsid w:val="005546A3"/>
    <w:rsid w:val="00566DF7"/>
    <w:rsid w:val="005C5479"/>
    <w:rsid w:val="005E3845"/>
    <w:rsid w:val="005F1B39"/>
    <w:rsid w:val="006037BA"/>
    <w:rsid w:val="006377D5"/>
    <w:rsid w:val="00641847"/>
    <w:rsid w:val="00650B2E"/>
    <w:rsid w:val="006513A4"/>
    <w:rsid w:val="00657326"/>
    <w:rsid w:val="00657879"/>
    <w:rsid w:val="0066469A"/>
    <w:rsid w:val="00686486"/>
    <w:rsid w:val="006C7ADC"/>
    <w:rsid w:val="006D6B22"/>
    <w:rsid w:val="0072585C"/>
    <w:rsid w:val="00736EE2"/>
    <w:rsid w:val="00745C46"/>
    <w:rsid w:val="00755ADE"/>
    <w:rsid w:val="00784D66"/>
    <w:rsid w:val="00794308"/>
    <w:rsid w:val="00795436"/>
    <w:rsid w:val="007C522A"/>
    <w:rsid w:val="007D6FBA"/>
    <w:rsid w:val="0081523D"/>
    <w:rsid w:val="00825540"/>
    <w:rsid w:val="00833B01"/>
    <w:rsid w:val="008365C6"/>
    <w:rsid w:val="00857E14"/>
    <w:rsid w:val="00867161"/>
    <w:rsid w:val="00875FC6"/>
    <w:rsid w:val="008B1067"/>
    <w:rsid w:val="008C542D"/>
    <w:rsid w:val="008F5DBF"/>
    <w:rsid w:val="009124B2"/>
    <w:rsid w:val="00934942"/>
    <w:rsid w:val="009569FD"/>
    <w:rsid w:val="00995C98"/>
    <w:rsid w:val="009B2894"/>
    <w:rsid w:val="009C5FB7"/>
    <w:rsid w:val="009D295F"/>
    <w:rsid w:val="009E332A"/>
    <w:rsid w:val="009E4970"/>
    <w:rsid w:val="009E58EE"/>
    <w:rsid w:val="00A07BC2"/>
    <w:rsid w:val="00A3392A"/>
    <w:rsid w:val="00A36AC7"/>
    <w:rsid w:val="00A603F0"/>
    <w:rsid w:val="00A62E0F"/>
    <w:rsid w:val="00A7537B"/>
    <w:rsid w:val="00AA007D"/>
    <w:rsid w:val="00AC4AEF"/>
    <w:rsid w:val="00B10C04"/>
    <w:rsid w:val="00B3255A"/>
    <w:rsid w:val="00B613FE"/>
    <w:rsid w:val="00B61A08"/>
    <w:rsid w:val="00B8205D"/>
    <w:rsid w:val="00B923F5"/>
    <w:rsid w:val="00B9455D"/>
    <w:rsid w:val="00BA3CFD"/>
    <w:rsid w:val="00BD52E5"/>
    <w:rsid w:val="00BD5CEF"/>
    <w:rsid w:val="00C378D1"/>
    <w:rsid w:val="00C42A09"/>
    <w:rsid w:val="00C71AD3"/>
    <w:rsid w:val="00C73F0E"/>
    <w:rsid w:val="00C95268"/>
    <w:rsid w:val="00CB45D4"/>
    <w:rsid w:val="00CC3C08"/>
    <w:rsid w:val="00D20C29"/>
    <w:rsid w:val="00D2499F"/>
    <w:rsid w:val="00D36467"/>
    <w:rsid w:val="00D6232E"/>
    <w:rsid w:val="00DB1651"/>
    <w:rsid w:val="00DD7193"/>
    <w:rsid w:val="00DE3FAD"/>
    <w:rsid w:val="00E1300B"/>
    <w:rsid w:val="00E309D9"/>
    <w:rsid w:val="00E42778"/>
    <w:rsid w:val="00E71F34"/>
    <w:rsid w:val="00EA259B"/>
    <w:rsid w:val="00EA5242"/>
    <w:rsid w:val="00EE5443"/>
    <w:rsid w:val="00EF734C"/>
    <w:rsid w:val="00EF7CEE"/>
    <w:rsid w:val="00F12018"/>
    <w:rsid w:val="00F128B4"/>
    <w:rsid w:val="00F22964"/>
    <w:rsid w:val="00F33782"/>
    <w:rsid w:val="00F72ADF"/>
    <w:rsid w:val="00FD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,"/>
  <w:listSeparator w:val=";"/>
  <w14:docId w14:val="33A39F2D"/>
  <w15:docId w15:val="{2EDF5B6C-7092-4BE4-B096-49EF77473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iPriority="0" w:unhideWhenUsed="1"/>
    <w:lsdException w:name="Table Simple 2" w:locked="1" w:semiHidden="1" w:uiPriority="0" w:unhideWhenUsed="1"/>
    <w:lsdException w:name="Table Simple 3" w:locked="1" w:semiHidden="1" w:uiPriority="0" w:unhideWhenUsed="1"/>
    <w:lsdException w:name="Table Classic 1" w:locked="1" w:semiHidden="1" w:uiPriority="0" w:unhideWhenUsed="1"/>
    <w:lsdException w:name="Table Classic 2" w:locked="1" w:semiHidden="1" w:uiPriority="0" w:unhideWhenUsed="1"/>
    <w:lsdException w:name="Table Classic 3" w:locked="1" w:semiHidden="1" w:uiPriority="0" w:unhideWhenUsed="1"/>
    <w:lsdException w:name="Table Classic 4" w:locked="1" w:semiHidden="1" w:uiPriority="0" w:unhideWhenUsed="1"/>
    <w:lsdException w:name="Table Colorful 1" w:locked="1" w:semiHidden="1" w:uiPriority="0" w:unhideWhenUsed="1"/>
    <w:lsdException w:name="Table Colorful 2" w:locked="1" w:semiHidden="1" w:uiPriority="0" w:unhideWhenUsed="1"/>
    <w:lsdException w:name="Table Colorful 3" w:locked="1" w:semiHidden="1" w:uiPriority="0" w:unhideWhenUsed="1"/>
    <w:lsdException w:name="Table Columns 1" w:locked="1" w:semiHidden="1" w:uiPriority="0" w:unhideWhenUsed="1"/>
    <w:lsdException w:name="Table Columns 2" w:locked="1" w:semiHidden="1" w:uiPriority="0" w:unhideWhenUsed="1"/>
    <w:lsdException w:name="Table Columns 3" w:locked="1" w:semiHidden="1" w:uiPriority="0" w:unhideWhenUsed="1"/>
    <w:lsdException w:name="Table Columns 4" w:locked="1" w:semiHidden="1" w:uiPriority="0" w:unhideWhenUsed="1"/>
    <w:lsdException w:name="Table Columns 5" w:locked="1" w:semiHidden="1" w:uiPriority="0" w:unhideWhenUsed="1"/>
    <w:lsdException w:name="Table Grid 1" w:locked="1" w:semiHidden="1" w:uiPriority="0" w:unhideWhenUsed="1"/>
    <w:lsdException w:name="Table Grid 2" w:locked="1" w:semiHidden="1" w:uiPriority="0" w:unhideWhenUsed="1"/>
    <w:lsdException w:name="Table Grid 3" w:locked="1" w:semiHidden="1" w:uiPriority="0" w:unhideWhenUsed="1"/>
    <w:lsdException w:name="Table Grid 4" w:locked="1" w:semiHidden="1" w:uiPriority="0" w:unhideWhenUsed="1"/>
    <w:lsdException w:name="Table Grid 5" w:locked="1" w:semiHidden="1" w:uiPriority="0" w:unhideWhenUsed="1"/>
    <w:lsdException w:name="Table Grid 6" w:locked="1" w:semiHidden="1" w:uiPriority="0" w:unhideWhenUsed="1"/>
    <w:lsdException w:name="Table Grid 7" w:locked="1" w:semiHidden="1" w:uiPriority="0" w:unhideWhenUsed="1"/>
    <w:lsdException w:name="Table Grid 8" w:locked="1" w:semiHidden="1" w:uiPriority="0" w:unhideWhenUsed="1"/>
    <w:lsdException w:name="Table List 1" w:locked="1" w:semiHidden="1" w:uiPriority="0" w:unhideWhenUsed="1"/>
    <w:lsdException w:name="Table List 2" w:locked="1" w:semiHidden="1" w:uiPriority="0" w:unhideWhenUsed="1"/>
    <w:lsdException w:name="Table List 3" w:locked="1" w:semiHidden="1" w:uiPriority="0" w:unhideWhenUsed="1"/>
    <w:lsdException w:name="Table List 4" w:locked="1" w:semiHidden="1" w:uiPriority="0" w:unhideWhenUsed="1"/>
    <w:lsdException w:name="Table List 5" w:locked="1" w:semiHidden="1" w:uiPriority="0" w:unhideWhenUsed="1"/>
    <w:lsdException w:name="Table List 6" w:locked="1" w:semiHidden="1" w:uiPriority="0" w:unhideWhenUsed="1"/>
    <w:lsdException w:name="Table List 7" w:locked="1" w:semiHidden="1" w:uiPriority="0" w:unhideWhenUsed="1"/>
    <w:lsdException w:name="Table List 8" w:locked="1" w:semiHidden="1" w:uiPriority="0" w:unhideWhenUsed="1"/>
    <w:lsdException w:name="Table 3D effects 1" w:locked="1" w:semiHidden="1" w:uiPriority="0" w:unhideWhenUsed="1"/>
    <w:lsdException w:name="Table 3D effects 2" w:locked="1" w:semiHidden="1" w:uiPriority="0" w:unhideWhenUsed="1"/>
    <w:lsdException w:name="Table 3D effects 3" w:locked="1" w:semiHidden="1" w:uiPriority="0" w:unhideWhenUsed="1"/>
    <w:lsdException w:name="Table Contemporary" w:locked="1" w:semiHidden="1" w:uiPriority="0" w:unhideWhenUsed="1"/>
    <w:lsdException w:name="Table Elegant" w:locked="1" w:semiHidden="1" w:uiPriority="0" w:unhideWhenUsed="1"/>
    <w:lsdException w:name="Table Professional" w:locked="1" w:semiHidden="1" w:uiPriority="0" w:unhideWhenUsed="1"/>
    <w:lsdException w:name="Table Subtle 1" w:locked="1" w:semiHidden="1" w:uiPriority="0" w:unhideWhenUsed="1"/>
    <w:lsdException w:name="Table Subtle 2" w:locked="1" w:semiHidden="1" w:uiPriority="0" w:unhideWhenUsed="1"/>
    <w:lsdException w:name="Table Web 1" w:locked="1" w:semiHidden="1" w:uiPriority="0" w:unhideWhenUsed="1"/>
    <w:lsdException w:name="Table Web 2" w:locked="1" w:semiHidden="1" w:uiPriority="0" w:unhideWhenUsed="1"/>
    <w:lsdException w:name="Table Web 3" w:locked="1" w:semiHidden="1" w:uiPriority="0" w:unhideWhenUsed="1"/>
    <w:lsdException w:name="Balloon Text" w:semiHidden="1" w:unhideWhenUsed="1"/>
    <w:lsdException w:name="Table Grid" w:uiPriority="59"/>
    <w:lsdException w:name="Table Theme" w:locked="1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124B2"/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124B2"/>
    <w:pPr>
      <w:tabs>
        <w:tab w:val="center" w:pos="4320"/>
        <w:tab w:val="right" w:pos="8640"/>
      </w:tabs>
    </w:pPr>
    <w:rPr>
      <w:lang w:eastAsia="ru-RU"/>
    </w:r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DE3FAD"/>
    <w:rPr>
      <w:lang w:val="ru-RU"/>
    </w:rPr>
  </w:style>
  <w:style w:type="paragraph" w:styleId="a5">
    <w:name w:val="footer"/>
    <w:basedOn w:val="a"/>
    <w:link w:val="a6"/>
    <w:rsid w:val="009124B2"/>
    <w:pPr>
      <w:tabs>
        <w:tab w:val="center" w:pos="4320"/>
        <w:tab w:val="right" w:pos="8640"/>
      </w:tabs>
    </w:pPr>
  </w:style>
  <w:style w:type="character" w:customStyle="1" w:styleId="a6">
    <w:name w:val="Нижний колонтитул Знак"/>
    <w:link w:val="a5"/>
    <w:rsid w:val="006B1A23"/>
    <w:rPr>
      <w:sz w:val="20"/>
      <w:szCs w:val="20"/>
      <w:lang w:val="ru-RU" w:eastAsia="en-US"/>
    </w:rPr>
  </w:style>
  <w:style w:type="paragraph" w:styleId="a7">
    <w:name w:val="Balloon Text"/>
    <w:basedOn w:val="a"/>
    <w:link w:val="a8"/>
    <w:uiPriority w:val="99"/>
    <w:semiHidden/>
    <w:rsid w:val="00C73F0E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6B1A23"/>
    <w:rPr>
      <w:sz w:val="0"/>
      <w:szCs w:val="0"/>
      <w:lang w:val="ru-RU" w:eastAsia="en-US"/>
    </w:rPr>
  </w:style>
  <w:style w:type="table" w:styleId="a9">
    <w:name w:val="Table Grid"/>
    <w:basedOn w:val="a1"/>
    <w:uiPriority w:val="99"/>
    <w:rsid w:val="00182B1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uiPriority w:val="99"/>
    <w:qFormat/>
    <w:rsid w:val="00046E9D"/>
    <w:rPr>
      <w:rFonts w:ascii="Calibri" w:hAnsi="Calibri"/>
      <w:sz w:val="22"/>
      <w:szCs w:val="22"/>
      <w:lang w:eastAsia="en-US"/>
    </w:rPr>
  </w:style>
  <w:style w:type="character" w:styleId="ab">
    <w:name w:val="Placeholder Text"/>
    <w:uiPriority w:val="99"/>
    <w:semiHidden/>
    <w:rsid w:val="0048017D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230</Words>
  <Characters>2172</Characters>
  <Application>Microsoft Office Word</Application>
  <DocSecurity>0</DocSecurity>
  <Lines>18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VKrichun@bollard-marine.group</Manager>
  <Company>ООО "БОЛЛАРД"</Company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5</cp:revision>
  <cp:lastPrinted>2014-01-17T15:34:00Z</cp:lastPrinted>
  <dcterms:created xsi:type="dcterms:W3CDTF">2017-09-11T11:48:00Z</dcterms:created>
  <dcterms:modified xsi:type="dcterms:W3CDTF">2025-01-10T08:34:00Z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erence">
    <vt:lpwstr>ME-SHEQME/Templates/Document-Book---Marine/Forms/0130</vt:lpwstr>
  </property>
  <property fmtid="{D5CDD505-2E9C-101B-9397-08002B2CF9AE}" pid="3" name="_dlc_DocId">
    <vt:lpwstr>1SKZOFRO</vt:lpwstr>
  </property>
  <property fmtid="{D5CDD505-2E9C-101B-9397-08002B2CF9AE}" pid="4" name="_dlc_DocIdItemGuid">
    <vt:lpwstr>2b4b577c-0b01-41c2-8d5f-d7d219ab8063</vt:lpwstr>
  </property>
  <property fmtid="{D5CDD505-2E9C-101B-9397-08002B2CF9AE}" pid="5" name="_dlc_DocIdUrl">
    <vt:lpwstr>http://mosssrv1.lamnalco.co.ae:7061/ME-SHEQME/_layouts/DocIdRedir.aspx?ID=1SKZOFRO, 1SKZOFRO</vt:lpwstr>
  </property>
  <property fmtid="{D5CDD505-2E9C-101B-9397-08002B2CF9AE}" pid="6" name="Document Type">
    <vt:lpwstr>Internal</vt:lpwstr>
  </property>
  <property fmtid="{D5CDD505-2E9C-101B-9397-08002B2CF9AE}" pid="7" name="Name Procedure">
    <vt:lpwstr>Document Control</vt:lpwstr>
  </property>
  <property fmtid="{D5CDD505-2E9C-101B-9397-08002B2CF9AE}" pid="8" name="Remarks">
    <vt:lpwstr/>
  </property>
  <property fmtid="{D5CDD505-2E9C-101B-9397-08002B2CF9AE}" pid="9" name="Element0">
    <vt:lpwstr/>
  </property>
  <property fmtid="{D5CDD505-2E9C-101B-9397-08002B2CF9AE}" pid="10" name="ContentTypeId">
    <vt:lpwstr>0x010100D41B7BC9CBC0E24B9380956825977748004134429CD046D845A30EE5D06D47ED1D</vt:lpwstr>
  </property>
  <property fmtid="{D5CDD505-2E9C-101B-9397-08002B2CF9AE}" pid="11" name="DocumentOwner">
    <vt:lpwstr>Group SHEQ Manager</vt:lpwstr>
  </property>
  <property fmtid="{D5CDD505-2E9C-101B-9397-08002B2CF9AE}" pid="12" name="DLCPolicyLabelClientValue">
    <vt:lpwstr>{_UIVersionString} DOC. UNCONTROLLED WHEN PRINTED</vt:lpwstr>
  </property>
  <property fmtid="{D5CDD505-2E9C-101B-9397-08002B2CF9AE}" pid="13" name="IssueDate">
    <vt:lpwstr>2014-01-01T03:00:00Z</vt:lpwstr>
  </property>
  <property fmtid="{D5CDD505-2E9C-101B-9397-08002B2CF9AE}" pid="14" name="DLCPolicyLabelLock">
    <vt:lpwstr/>
  </property>
  <property fmtid="{D5CDD505-2E9C-101B-9397-08002B2CF9AE}" pid="15" name="DLCPolicyLabelValue">
    <vt:lpwstr>DOC. UNCONTROLLED WHEN PRINTED Version1.0</vt:lpwstr>
  </property>
  <property fmtid="{D5CDD505-2E9C-101B-9397-08002B2CF9AE}" pid="16" name="OVMSAElement">
    <vt:lpwstr>01</vt:lpwstr>
  </property>
  <property fmtid="{D5CDD505-2E9C-101B-9397-08002B2CF9AE}" pid="17" name="ProcedureNumber">
    <vt:lpwstr>FRM-ALL-01-1301-001 </vt:lpwstr>
  </property>
  <property fmtid="{D5CDD505-2E9C-101B-9397-08002B2CF9AE}" pid="18" name="DocumentType">
    <vt:lpwstr>FRM</vt:lpwstr>
  </property>
  <property fmtid="{D5CDD505-2E9C-101B-9397-08002B2CF9AE}" pid="19" name="DocumentLocation">
    <vt:lpwstr>ALL</vt:lpwstr>
  </property>
  <property fmtid="{D5CDD505-2E9C-101B-9397-08002B2CF9AE}" pid="20" name="DocumentDepartment">
    <vt:lpwstr>1300 SHEQ</vt:lpwstr>
  </property>
</Properties>
</file>